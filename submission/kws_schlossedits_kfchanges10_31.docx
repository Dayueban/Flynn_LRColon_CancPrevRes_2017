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AA42FC" w14:textId="77777777" w:rsidR="00803D42" w:rsidRPr="00A37901" w:rsidRDefault="003B00EF" w:rsidP="005825B4">
      <w:pPr>
        <w:pStyle w:val="Title"/>
        <w:spacing w:line="480" w:lineRule="auto"/>
        <w:rPr>
          <w:rFonts w:ascii="Arial" w:hAnsi="Arial" w:cs="Arial"/>
          <w:color w:val="000000" w:themeColor="text1"/>
        </w:rPr>
      </w:pPr>
      <w:r w:rsidRPr="00A37901">
        <w:rPr>
          <w:rFonts w:ascii="Arial" w:hAnsi="Arial" w:cs="Arial"/>
          <w:color w:val="000000" w:themeColor="text1"/>
        </w:rPr>
        <w:t>The microbiota of the proximal and distal human colon</w:t>
      </w:r>
    </w:p>
    <w:p w14:paraId="7AD871C5" w14:textId="77777777" w:rsidR="00803D42" w:rsidRPr="00A37901" w:rsidRDefault="003B00EF" w:rsidP="005825B4">
      <w:pPr>
        <w:pStyle w:val="FirstParagraph"/>
        <w:spacing w:line="480" w:lineRule="auto"/>
        <w:rPr>
          <w:rFonts w:ascii="Arial" w:hAnsi="Arial" w:cs="Arial"/>
          <w:color w:val="000000" w:themeColor="text1"/>
        </w:rPr>
      </w:pPr>
      <w:r w:rsidRPr="00A37901">
        <w:rPr>
          <w:rFonts w:ascii="Arial" w:hAnsi="Arial" w:cs="Arial"/>
          <w:color w:val="000000" w:themeColor="text1"/>
        </w:rPr>
        <w:t>Running title: The microbiota of the proximal and distal human colon</w:t>
      </w:r>
    </w:p>
    <w:p w14:paraId="5C91838F" w14:textId="77777777" w:rsidR="00803D42" w:rsidRPr="00A37901" w:rsidRDefault="003B00EF" w:rsidP="005825B4">
      <w:pPr>
        <w:pStyle w:val="BodyText"/>
        <w:spacing w:line="480" w:lineRule="auto"/>
        <w:rPr>
          <w:rFonts w:ascii="Arial" w:hAnsi="Arial" w:cs="Arial"/>
          <w:color w:val="000000" w:themeColor="text1"/>
        </w:rPr>
      </w:pPr>
      <w:r w:rsidRPr="00A37901">
        <w:rPr>
          <w:rFonts w:ascii="Arial" w:hAnsi="Arial" w:cs="Arial"/>
          <w:color w:val="000000" w:themeColor="text1"/>
        </w:rPr>
        <w:t>Kaitlin J. Flynn</w:t>
      </w:r>
      <w:r w:rsidRPr="00A37901">
        <w:rPr>
          <w:rFonts w:ascii="Arial" w:hAnsi="Arial" w:cs="Arial"/>
          <w:color w:val="000000" w:themeColor="text1"/>
          <w:vertAlign w:val="superscript"/>
        </w:rPr>
        <w:t>1</w:t>
      </w:r>
      <w:r w:rsidRPr="00A37901">
        <w:rPr>
          <w:rFonts w:ascii="Arial" w:hAnsi="Arial" w:cs="Arial"/>
          <w:color w:val="000000" w:themeColor="text1"/>
        </w:rPr>
        <w:t>, Charles C. Koumpouras</w:t>
      </w:r>
      <w:r w:rsidRPr="00A37901">
        <w:rPr>
          <w:rFonts w:ascii="Arial" w:hAnsi="Arial" w:cs="Arial"/>
          <w:color w:val="000000" w:themeColor="text1"/>
          <w:vertAlign w:val="superscript"/>
        </w:rPr>
        <w:t>1</w:t>
      </w:r>
      <w:r w:rsidRPr="00A37901">
        <w:rPr>
          <w:rFonts w:ascii="Arial" w:hAnsi="Arial" w:cs="Arial"/>
          <w:color w:val="000000" w:themeColor="text1"/>
        </w:rPr>
        <w:t>, Mack T. Ruffin IV</w:t>
      </w:r>
      <w:r w:rsidRPr="00A37901">
        <w:rPr>
          <w:rFonts w:ascii="Arial" w:hAnsi="Arial" w:cs="Arial"/>
          <w:color w:val="000000" w:themeColor="text1"/>
          <w:vertAlign w:val="superscript"/>
        </w:rPr>
        <w:t>2</w:t>
      </w:r>
      <w:r w:rsidRPr="00A37901">
        <w:rPr>
          <w:rFonts w:ascii="Arial" w:hAnsi="Arial" w:cs="Arial"/>
          <w:color w:val="000000" w:themeColor="text1"/>
        </w:rPr>
        <w:t>, D. Kim Turgeon</w:t>
      </w:r>
      <w:r w:rsidRPr="00A37901">
        <w:rPr>
          <w:rFonts w:ascii="Arial" w:hAnsi="Arial" w:cs="Arial"/>
          <w:color w:val="000000" w:themeColor="text1"/>
          <w:vertAlign w:val="superscript"/>
        </w:rPr>
        <w:t>3</w:t>
      </w:r>
      <m:oMath>
        <m:r>
          <w:rPr>
            <w:rFonts w:ascii="Cambria Math" w:hAnsi="Cambria Math" w:cs="Arial"/>
            <w:color w:val="000000" w:themeColor="text1"/>
          </w:rPr>
          <m:t>†</m:t>
        </m:r>
      </m:oMath>
      <w:r w:rsidRPr="00A37901">
        <w:rPr>
          <w:rFonts w:ascii="Arial" w:hAnsi="Arial" w:cs="Arial"/>
          <w:color w:val="000000" w:themeColor="text1"/>
        </w:rPr>
        <w:t>, and Patrick D. Schloss</w:t>
      </w:r>
      <w:r w:rsidRPr="00A37901">
        <w:rPr>
          <w:rFonts w:ascii="Arial" w:hAnsi="Arial" w:cs="Arial"/>
          <w:color w:val="000000" w:themeColor="text1"/>
          <w:vertAlign w:val="superscript"/>
        </w:rPr>
        <w:t>1</w:t>
      </w:r>
      <m:oMath>
        <m:r>
          <w:rPr>
            <w:rFonts w:ascii="Cambria Math" w:hAnsi="Cambria Math" w:cs="Arial"/>
            <w:color w:val="000000" w:themeColor="text1"/>
          </w:rPr>
          <m:t>†</m:t>
        </m:r>
      </m:oMath>
    </w:p>
    <w:p w14:paraId="5570DB7E" w14:textId="77777777" w:rsidR="00803D42" w:rsidRPr="00A37901" w:rsidRDefault="003B00EF" w:rsidP="005825B4">
      <w:pPr>
        <w:pStyle w:val="BodyText"/>
        <w:spacing w:line="480" w:lineRule="auto"/>
        <w:rPr>
          <w:rFonts w:ascii="Arial" w:hAnsi="Arial" w:cs="Arial"/>
          <w:color w:val="000000" w:themeColor="text1"/>
        </w:rPr>
      </w:pPr>
      <m:oMath>
        <m:r>
          <w:rPr>
            <w:rFonts w:ascii="Cambria Math" w:hAnsi="Cambria Math" w:cs="Arial"/>
            <w:color w:val="000000" w:themeColor="text1"/>
          </w:rPr>
          <m:t>†</m:t>
        </m:r>
      </m:oMath>
      <w:r w:rsidRPr="00A37901">
        <w:rPr>
          <w:rFonts w:ascii="Arial" w:hAnsi="Arial" w:cs="Arial"/>
          <w:color w:val="000000" w:themeColor="text1"/>
        </w:rPr>
        <w:t xml:space="preserve"> Corresponding authors: </w:t>
      </w:r>
      <w:hyperlink r:id="rId9">
        <w:r w:rsidRPr="00A37901">
          <w:rPr>
            <w:rStyle w:val="Hyperlink"/>
            <w:rFonts w:ascii="Arial" w:hAnsi="Arial" w:cs="Arial"/>
            <w:color w:val="000000" w:themeColor="text1"/>
          </w:rPr>
          <w:t>kturgeon@umich.edu</w:t>
        </w:r>
      </w:hyperlink>
      <w:r w:rsidRPr="00A37901">
        <w:rPr>
          <w:rFonts w:ascii="Arial" w:hAnsi="Arial" w:cs="Arial"/>
          <w:color w:val="000000" w:themeColor="text1"/>
        </w:rPr>
        <w:t xml:space="preserve"> and </w:t>
      </w:r>
      <w:hyperlink r:id="rId10">
        <w:r w:rsidRPr="00A37901">
          <w:rPr>
            <w:rStyle w:val="Hyperlink"/>
            <w:rFonts w:ascii="Arial" w:hAnsi="Arial" w:cs="Arial"/>
            <w:color w:val="000000" w:themeColor="text1"/>
          </w:rPr>
          <w:t>pschloss@umich.edu</w:t>
        </w:r>
      </w:hyperlink>
    </w:p>
    <w:p w14:paraId="65A142BE" w14:textId="77777777" w:rsidR="00803D42" w:rsidRPr="00A37901" w:rsidRDefault="003B00EF" w:rsidP="005825B4">
      <w:pPr>
        <w:pStyle w:val="BodyText"/>
        <w:spacing w:line="480" w:lineRule="auto"/>
        <w:rPr>
          <w:rFonts w:ascii="Arial" w:hAnsi="Arial" w:cs="Arial"/>
          <w:color w:val="000000" w:themeColor="text1"/>
        </w:rPr>
      </w:pPr>
      <w:r w:rsidRPr="00A37901">
        <w:rPr>
          <w:rFonts w:ascii="Arial" w:hAnsi="Arial" w:cs="Arial"/>
          <w:color w:val="000000" w:themeColor="text1"/>
        </w:rPr>
        <w:t>1. Department of Microbiology and Immunology, University of Michigan Medical School, Ann Arbor, Michigan 48109</w:t>
      </w:r>
    </w:p>
    <w:p w14:paraId="768A6849" w14:textId="0A490BF9" w:rsidR="00803D42" w:rsidRPr="00A37901" w:rsidRDefault="003B00EF" w:rsidP="005825B4">
      <w:pPr>
        <w:pStyle w:val="BodyText"/>
        <w:spacing w:line="480" w:lineRule="auto"/>
        <w:rPr>
          <w:rFonts w:ascii="Arial" w:hAnsi="Arial" w:cs="Arial"/>
          <w:color w:val="000000" w:themeColor="text1"/>
        </w:rPr>
      </w:pPr>
      <w:r w:rsidRPr="00A37901">
        <w:rPr>
          <w:rFonts w:ascii="Arial" w:hAnsi="Arial" w:cs="Arial"/>
          <w:color w:val="000000" w:themeColor="text1"/>
        </w:rPr>
        <w:t xml:space="preserve">2. </w:t>
      </w:r>
      <w:r w:rsidR="006C2AC4">
        <w:rPr>
          <w:rFonts w:ascii="Arial" w:hAnsi="Arial" w:cs="Arial"/>
          <w:color w:val="000000" w:themeColor="text1"/>
        </w:rPr>
        <w:t xml:space="preserve">Department of Family and Community Medicine, College of Medicine, </w:t>
      </w:r>
      <w:r w:rsidRPr="00A37901">
        <w:rPr>
          <w:rFonts w:ascii="Arial" w:hAnsi="Arial" w:cs="Arial"/>
          <w:color w:val="000000" w:themeColor="text1"/>
        </w:rPr>
        <w:t>Pennsylvania State Univ</w:t>
      </w:r>
      <w:r w:rsidR="006C2AC4">
        <w:rPr>
          <w:rFonts w:ascii="Arial" w:hAnsi="Arial" w:cs="Arial"/>
          <w:color w:val="000000" w:themeColor="text1"/>
        </w:rPr>
        <w:t>ersity, Hershey, Pennsylvania</w:t>
      </w:r>
      <w:r w:rsidR="008B04F0">
        <w:rPr>
          <w:rFonts w:ascii="Arial" w:hAnsi="Arial" w:cs="Arial"/>
          <w:color w:val="000000" w:themeColor="text1"/>
        </w:rPr>
        <w:t xml:space="preserve"> 17033</w:t>
      </w:r>
    </w:p>
    <w:p w14:paraId="36CF9CA0" w14:textId="26BF0C56" w:rsidR="00803D42" w:rsidRDefault="003B00EF" w:rsidP="005825B4">
      <w:pPr>
        <w:pStyle w:val="BodyText"/>
        <w:spacing w:line="480" w:lineRule="auto"/>
        <w:rPr>
          <w:rFonts w:ascii="Arial" w:hAnsi="Arial" w:cs="Arial"/>
          <w:color w:val="000000" w:themeColor="text1"/>
        </w:rPr>
      </w:pPr>
      <w:r w:rsidRPr="00A37901">
        <w:rPr>
          <w:rFonts w:ascii="Arial" w:hAnsi="Arial" w:cs="Arial"/>
          <w:color w:val="000000" w:themeColor="text1"/>
        </w:rPr>
        <w:t>3. Department of Internal Medicine, Division of Gastroenterology, University of Michigan Medical School, Ann Arbor, Michigan</w:t>
      </w:r>
      <w:r w:rsidR="008B04F0">
        <w:rPr>
          <w:rFonts w:ascii="Arial" w:hAnsi="Arial" w:cs="Arial"/>
          <w:color w:val="000000" w:themeColor="text1"/>
        </w:rPr>
        <w:t xml:space="preserve"> 48109</w:t>
      </w:r>
    </w:p>
    <w:p w14:paraId="4F4451F3" w14:textId="5A08C3D8" w:rsidR="003532F0" w:rsidRDefault="003532F0" w:rsidP="005825B4">
      <w:pPr>
        <w:pStyle w:val="BodyText"/>
        <w:spacing w:line="480" w:lineRule="auto"/>
        <w:rPr>
          <w:rFonts w:ascii="Arial" w:hAnsi="Arial" w:cs="Arial"/>
          <w:color w:val="000000" w:themeColor="text1"/>
        </w:rPr>
      </w:pPr>
      <w:r>
        <w:rPr>
          <w:rFonts w:ascii="Arial" w:hAnsi="Arial" w:cs="Arial"/>
          <w:color w:val="000000" w:themeColor="text1"/>
        </w:rPr>
        <w:t xml:space="preserve">Grant support: </w:t>
      </w:r>
      <w:r w:rsidRPr="00A37901">
        <w:rPr>
          <w:rFonts w:ascii="Arial" w:hAnsi="Arial" w:cs="Arial"/>
          <w:color w:val="000000" w:themeColor="text1"/>
        </w:rPr>
        <w:t>Rose and La</w:t>
      </w:r>
      <w:r>
        <w:rPr>
          <w:rFonts w:ascii="Arial" w:hAnsi="Arial" w:cs="Arial"/>
          <w:color w:val="000000" w:themeColor="text1"/>
        </w:rPr>
        <w:t xml:space="preserve">wrence C. Page Foundation </w:t>
      </w:r>
    </w:p>
    <w:p w14:paraId="6374AC4B" w14:textId="77777777" w:rsidR="008E541D" w:rsidRDefault="008E541D" w:rsidP="005825B4">
      <w:pPr>
        <w:pStyle w:val="BodyText"/>
        <w:spacing w:line="480" w:lineRule="auto"/>
        <w:rPr>
          <w:del w:id="0" w:author="PDS" w:date="2017-10-23T15:11:00Z"/>
          <w:rFonts w:ascii="Arial" w:hAnsi="Arial" w:cs="Arial"/>
          <w:color w:val="000000" w:themeColor="text1"/>
        </w:rPr>
      </w:pPr>
      <w:del w:id="1" w:author="PDS" w:date="2017-10-23T15:11:00Z">
        <w:r>
          <w:rPr>
            <w:rFonts w:ascii="Arial" w:hAnsi="Arial" w:cs="Arial"/>
            <w:color w:val="000000" w:themeColor="text1"/>
          </w:rPr>
          <w:delText xml:space="preserve">Correspondence: Patrick Schloss, </w:delText>
        </w:r>
        <w:r w:rsidR="00183EC0">
          <w:fldChar w:fldCharType="begin"/>
        </w:r>
        <w:r w:rsidR="00183EC0">
          <w:delInstrText xml:space="preserve"> HYPERLINK "mailto:pschloss@umich.edu" </w:delInstrText>
        </w:r>
        <w:r w:rsidR="00183EC0">
          <w:fldChar w:fldCharType="separate"/>
        </w:r>
        <w:r w:rsidRPr="008E541D">
          <w:rPr>
            <w:rStyle w:val="Hyperlink"/>
            <w:rFonts w:ascii="Arial" w:hAnsi="Arial" w:cs="Arial"/>
            <w:color w:val="000000" w:themeColor="text1"/>
          </w:rPr>
          <w:delText>pschloss@umich.edu</w:delText>
        </w:r>
        <w:r w:rsidR="00183EC0">
          <w:rPr>
            <w:rStyle w:val="Hyperlink"/>
            <w:rFonts w:ascii="Arial" w:hAnsi="Arial" w:cs="Arial"/>
            <w:color w:val="000000" w:themeColor="text1"/>
          </w:rPr>
          <w:fldChar w:fldCharType="end"/>
        </w:r>
        <w:r w:rsidRPr="008E541D">
          <w:rPr>
            <w:rFonts w:ascii="Arial" w:hAnsi="Arial" w:cs="Arial"/>
            <w:color w:val="000000" w:themeColor="text1"/>
          </w:rPr>
          <w:delText>, 734-647-5801</w:delText>
        </w:r>
      </w:del>
    </w:p>
    <w:p w14:paraId="658BDFF1" w14:textId="307A28BF" w:rsidR="000176D0" w:rsidRDefault="000176D0" w:rsidP="005825B4">
      <w:pPr>
        <w:pStyle w:val="BodyText"/>
        <w:spacing w:line="480" w:lineRule="auto"/>
        <w:rPr>
          <w:rFonts w:ascii="Arial" w:hAnsi="Arial" w:cs="Arial"/>
          <w:color w:val="000000" w:themeColor="text1"/>
        </w:rPr>
      </w:pPr>
      <w:r>
        <w:rPr>
          <w:rFonts w:ascii="Arial" w:hAnsi="Arial" w:cs="Arial"/>
          <w:color w:val="000000" w:themeColor="text1"/>
        </w:rPr>
        <w:t>Disclosures: nothing to disclose</w:t>
      </w:r>
    </w:p>
    <w:p w14:paraId="2FCE17C8" w14:textId="24680E39" w:rsidR="005825B4" w:rsidRPr="001A4889" w:rsidRDefault="000176D0" w:rsidP="001A4889">
      <w:pPr>
        <w:pStyle w:val="BodyText"/>
        <w:spacing w:line="480" w:lineRule="auto"/>
        <w:rPr>
          <w:rFonts w:ascii="Arial" w:hAnsi="Arial" w:cs="Arial"/>
          <w:color w:val="000000" w:themeColor="text1"/>
        </w:rPr>
        <w:sectPr w:rsidR="005825B4" w:rsidRPr="001A4889" w:rsidSect="005D02FC">
          <w:headerReference w:type="default" r:id="rId11"/>
          <w:footerReference w:type="default" r:id="rId12"/>
          <w:pgSz w:w="12240" w:h="15840"/>
          <w:pgMar w:top="1440" w:right="1440" w:bottom="1440" w:left="1440" w:header="720" w:footer="720" w:gutter="0"/>
          <w:lnNumType w:countBy="1" w:restart="continuous"/>
          <w:cols w:space="720"/>
        </w:sectPr>
      </w:pPr>
      <w:r>
        <w:rPr>
          <w:rFonts w:ascii="Arial" w:hAnsi="Arial" w:cs="Arial"/>
          <w:color w:val="000000" w:themeColor="text1"/>
        </w:rPr>
        <w:t>Author contributions: DKT conceived and designed the study, collected samples and obtained funding. CCK and KJF processed the samples. KJF analyzed the data and wrote the manuscript. MTR and PDS contributed intellectual content. PDS supervised the analysis. All authors provided critical revision of the manuscript.</w:t>
      </w:r>
      <w:bookmarkStart w:id="2" w:name="abstract"/>
      <w:bookmarkEnd w:id="2"/>
    </w:p>
    <w:p w14:paraId="7390C459" w14:textId="07FB7F07" w:rsidR="00A37901" w:rsidRPr="002E08FC" w:rsidRDefault="003B00EF" w:rsidP="00A37901">
      <w:pPr>
        <w:pStyle w:val="Heading3"/>
        <w:spacing w:line="480" w:lineRule="auto"/>
        <w:rPr>
          <w:rFonts w:ascii="Arial" w:hAnsi="Arial" w:cs="Arial"/>
          <w:b w:val="0"/>
          <w:color w:val="000000" w:themeColor="text1"/>
          <w:sz w:val="24"/>
          <w:szCs w:val="24"/>
        </w:rPr>
      </w:pPr>
      <w:r w:rsidRPr="00A37901">
        <w:rPr>
          <w:rFonts w:ascii="Arial" w:hAnsi="Arial" w:cs="Arial"/>
          <w:color w:val="000000" w:themeColor="text1"/>
        </w:rPr>
        <w:lastRenderedPageBreak/>
        <w:t>Abstract</w:t>
      </w:r>
      <w:bookmarkStart w:id="3" w:name="introduction"/>
      <w:bookmarkEnd w:id="3"/>
      <w:r w:rsidR="00A37901" w:rsidRPr="00A37901">
        <w:rPr>
          <w:rFonts w:ascii="Arial" w:hAnsi="Arial" w:cs="Arial"/>
          <w:color w:val="000000" w:themeColor="text1"/>
        </w:rPr>
        <w:br/>
      </w:r>
      <w:r w:rsidR="00A37901" w:rsidRPr="00A37901">
        <w:rPr>
          <w:rFonts w:ascii="Arial" w:hAnsi="Arial" w:cs="Arial"/>
          <w:color w:val="000000" w:themeColor="text1"/>
          <w:sz w:val="24"/>
          <w:szCs w:val="24"/>
        </w:rPr>
        <w:t>Background and Aims:</w:t>
      </w:r>
      <w:r w:rsidR="00571574">
        <w:rPr>
          <w:rFonts w:ascii="Arial" w:hAnsi="Arial" w:cs="Arial"/>
          <w:b w:val="0"/>
          <w:color w:val="000000" w:themeColor="text1"/>
          <w:sz w:val="24"/>
          <w:szCs w:val="24"/>
        </w:rPr>
        <w:t xml:space="preserve"> </w:t>
      </w:r>
      <w:r w:rsidR="00A37901" w:rsidRPr="00A37901">
        <w:rPr>
          <w:rFonts w:ascii="Arial" w:hAnsi="Arial" w:cs="Arial"/>
          <w:b w:val="0"/>
          <w:color w:val="000000" w:themeColor="text1"/>
          <w:sz w:val="24"/>
          <w:szCs w:val="24"/>
        </w:rPr>
        <w:t>The microbiome has been implicated in the development of colorectal cancer (CRC)</w:t>
      </w:r>
      <w:ins w:id="4" w:author="Pat Schloss" w:date="2017-10-23T15:57:00Z">
        <w:r w:rsidR="001074EF">
          <w:rPr>
            <w:rFonts w:ascii="Arial" w:hAnsi="Arial" w:cs="Arial"/>
            <w:b w:val="0"/>
            <w:color w:val="000000" w:themeColor="text1"/>
            <w:sz w:val="24"/>
            <w:szCs w:val="24"/>
          </w:rPr>
          <w:t xml:space="preserve"> and inflammatory bowel diseases (IBD)</w:t>
        </w:r>
      </w:ins>
      <w:r w:rsidR="00A37901" w:rsidRPr="00A37901">
        <w:rPr>
          <w:rFonts w:ascii="Arial" w:hAnsi="Arial" w:cs="Arial"/>
          <w:b w:val="0"/>
          <w:color w:val="000000" w:themeColor="text1"/>
          <w:sz w:val="24"/>
          <w:szCs w:val="24"/>
        </w:rPr>
        <w:t xml:space="preserve">. </w:t>
      </w:r>
      <w:ins w:id="5" w:author="Pat Schloss" w:date="2017-10-23T15:59:00Z">
        <w:r w:rsidR="008A2737">
          <w:rPr>
            <w:rFonts w:ascii="Arial" w:hAnsi="Arial" w:cs="Arial"/>
            <w:b w:val="0"/>
            <w:color w:val="000000" w:themeColor="text1"/>
            <w:sz w:val="24"/>
            <w:szCs w:val="24"/>
          </w:rPr>
          <w:t xml:space="preserve">The specific traits of </w:t>
        </w:r>
      </w:ins>
      <w:ins w:id="6" w:author="Pat Schloss" w:date="2017-10-23T15:58:00Z">
        <w:r w:rsidR="001074EF">
          <w:rPr>
            <w:rFonts w:ascii="Arial" w:hAnsi="Arial" w:cs="Arial"/>
            <w:b w:val="0"/>
            <w:color w:val="000000" w:themeColor="text1"/>
            <w:sz w:val="24"/>
            <w:szCs w:val="24"/>
          </w:rPr>
          <w:t xml:space="preserve">these diseases </w:t>
        </w:r>
      </w:ins>
      <w:ins w:id="7" w:author="Pat Schloss" w:date="2017-10-23T15:59:00Z">
        <w:r w:rsidR="008A2737">
          <w:rPr>
            <w:rFonts w:ascii="Arial" w:hAnsi="Arial" w:cs="Arial"/>
            <w:b w:val="0"/>
            <w:color w:val="000000" w:themeColor="text1"/>
            <w:sz w:val="24"/>
            <w:szCs w:val="24"/>
          </w:rPr>
          <w:t xml:space="preserve">vary along the axis of the digestive tract. </w:t>
        </w:r>
      </w:ins>
      <w:ins w:id="8" w:author="kaitlin" w:date="2017-10-30T13:26:00Z">
        <w:r w:rsidR="00223D39">
          <w:rPr>
            <w:rFonts w:ascii="Arial" w:hAnsi="Arial" w:cs="Arial"/>
            <w:b w:val="0"/>
            <w:color w:val="000000" w:themeColor="text1"/>
            <w:sz w:val="24"/>
            <w:szCs w:val="24"/>
          </w:rPr>
          <w:t>Further</w:t>
        </w:r>
      </w:ins>
      <w:ins w:id="9" w:author="Pat Schloss" w:date="2017-10-23T15:59:00Z">
        <w:r w:rsidR="008A2737">
          <w:rPr>
            <w:rFonts w:ascii="Arial" w:hAnsi="Arial" w:cs="Arial"/>
            <w:b w:val="0"/>
            <w:color w:val="000000" w:themeColor="text1"/>
            <w:sz w:val="24"/>
            <w:szCs w:val="24"/>
          </w:rPr>
          <w:t xml:space="preserve">, </w:t>
        </w:r>
      </w:ins>
      <w:ins w:id="10" w:author="Pat Schloss" w:date="2017-10-23T16:00:00Z">
        <w:r w:rsidR="008A2737">
          <w:rPr>
            <w:rFonts w:ascii="Arial" w:hAnsi="Arial" w:cs="Arial"/>
            <w:b w:val="0"/>
            <w:color w:val="000000" w:themeColor="text1"/>
            <w:sz w:val="24"/>
            <w:szCs w:val="24"/>
          </w:rPr>
          <w:t>variation in the structure of the gut microbiota has</w:t>
        </w:r>
      </w:ins>
      <w:ins w:id="11" w:author="Pat Schloss" w:date="2017-10-23T15:59:00Z">
        <w:r w:rsidR="008A2737">
          <w:rPr>
            <w:rFonts w:ascii="Arial" w:hAnsi="Arial" w:cs="Arial"/>
            <w:b w:val="0"/>
            <w:color w:val="000000" w:themeColor="text1"/>
            <w:sz w:val="24"/>
            <w:szCs w:val="24"/>
          </w:rPr>
          <w:t xml:space="preserve"> been associated with both diseases.</w:t>
        </w:r>
      </w:ins>
      <w:ins w:id="12" w:author="Pat Schloss" w:date="2017-10-23T16:00:00Z">
        <w:r w:rsidR="008A2737">
          <w:rPr>
            <w:rFonts w:ascii="Arial" w:hAnsi="Arial" w:cs="Arial"/>
            <w:b w:val="0"/>
            <w:color w:val="000000" w:themeColor="text1"/>
            <w:sz w:val="24"/>
            <w:szCs w:val="24"/>
          </w:rPr>
          <w:t xml:space="preserve"> </w:t>
        </w:r>
      </w:ins>
      <w:r w:rsidR="00A37901" w:rsidRPr="00A37901">
        <w:rPr>
          <w:rFonts w:ascii="Arial" w:hAnsi="Arial" w:cs="Arial"/>
          <w:b w:val="0"/>
          <w:color w:val="000000" w:themeColor="text1"/>
          <w:sz w:val="24"/>
          <w:szCs w:val="24"/>
        </w:rPr>
        <w:t>Here we profile</w:t>
      </w:r>
      <w:ins w:id="13" w:author="Pat Schloss" w:date="2017-10-23T16:00:00Z">
        <w:r w:rsidR="008A2737">
          <w:rPr>
            <w:rFonts w:ascii="Arial" w:hAnsi="Arial" w:cs="Arial"/>
            <w:b w:val="0"/>
            <w:color w:val="000000" w:themeColor="text1"/>
            <w:sz w:val="24"/>
            <w:szCs w:val="24"/>
          </w:rPr>
          <w:t>d</w:t>
        </w:r>
      </w:ins>
      <w:r w:rsidR="00A37901" w:rsidRPr="00A37901">
        <w:rPr>
          <w:rFonts w:ascii="Arial" w:hAnsi="Arial" w:cs="Arial"/>
          <w:b w:val="0"/>
          <w:color w:val="000000" w:themeColor="text1"/>
          <w:sz w:val="24"/>
          <w:szCs w:val="24"/>
        </w:rPr>
        <w:t xml:space="preserve"> the </w:t>
      </w:r>
      <w:proofErr w:type="spellStart"/>
      <w:ins w:id="14" w:author="Pat Schloss" w:date="2017-10-23T16:00:00Z">
        <w:r w:rsidR="008A2737">
          <w:rPr>
            <w:rFonts w:ascii="Arial" w:hAnsi="Arial" w:cs="Arial"/>
            <w:b w:val="0"/>
            <w:color w:val="000000" w:themeColor="text1"/>
            <w:sz w:val="24"/>
            <w:szCs w:val="24"/>
          </w:rPr>
          <w:t>microbiota</w:t>
        </w:r>
        <w:proofErr w:type="spellEnd"/>
        <w:r w:rsidR="008A2737">
          <w:rPr>
            <w:rFonts w:ascii="Arial" w:hAnsi="Arial" w:cs="Arial"/>
            <w:b w:val="0"/>
            <w:color w:val="000000" w:themeColor="text1"/>
            <w:sz w:val="24"/>
            <w:szCs w:val="24"/>
          </w:rPr>
          <w:t xml:space="preserve"> </w:t>
        </w:r>
      </w:ins>
      <w:r w:rsidR="00A37901" w:rsidRPr="00A37901">
        <w:rPr>
          <w:rFonts w:ascii="Arial" w:hAnsi="Arial" w:cs="Arial"/>
          <w:b w:val="0"/>
          <w:color w:val="000000" w:themeColor="text1"/>
          <w:sz w:val="24"/>
          <w:szCs w:val="24"/>
        </w:rPr>
        <w:t>of the healthy proximal and distal mucosa and lumen</w:t>
      </w:r>
      <w:ins w:id="15" w:author="Pat Schloss" w:date="2017-10-23T16:00:00Z">
        <w:r w:rsidR="008A2737">
          <w:rPr>
            <w:rFonts w:ascii="Arial" w:hAnsi="Arial" w:cs="Arial"/>
            <w:b w:val="0"/>
            <w:color w:val="000000" w:themeColor="text1"/>
            <w:sz w:val="24"/>
            <w:szCs w:val="24"/>
          </w:rPr>
          <w:t xml:space="preserve"> to better understand how bacterial populations vary </w:t>
        </w:r>
      </w:ins>
      <w:ins w:id="16" w:author="kaitlin" w:date="2017-10-30T13:29:00Z">
        <w:r w:rsidR="00067A21">
          <w:rPr>
            <w:rFonts w:ascii="Arial" w:hAnsi="Arial" w:cs="Arial"/>
            <w:b w:val="0"/>
            <w:color w:val="000000" w:themeColor="text1"/>
            <w:sz w:val="24"/>
            <w:szCs w:val="24"/>
          </w:rPr>
          <w:t>along</w:t>
        </w:r>
      </w:ins>
      <w:ins w:id="17" w:author="Pat Schloss" w:date="2017-10-23T16:01:00Z">
        <w:r w:rsidR="008A2737">
          <w:rPr>
            <w:rFonts w:ascii="Arial" w:hAnsi="Arial" w:cs="Arial"/>
            <w:b w:val="0"/>
            <w:color w:val="000000" w:themeColor="text1"/>
            <w:sz w:val="24"/>
            <w:szCs w:val="24"/>
          </w:rPr>
          <w:t xml:space="preserve"> the colon</w:t>
        </w:r>
      </w:ins>
      <w:r w:rsidR="00A37901" w:rsidRPr="00A37901">
        <w:rPr>
          <w:rFonts w:ascii="Arial" w:hAnsi="Arial" w:cs="Arial"/>
          <w:b w:val="0"/>
          <w:color w:val="000000" w:themeColor="text1"/>
          <w:sz w:val="24"/>
          <w:szCs w:val="24"/>
        </w:rPr>
        <w:t>.</w:t>
      </w:r>
    </w:p>
    <w:p w14:paraId="13C9837E" w14:textId="05E2CB66" w:rsidR="00A37901" w:rsidRPr="00A37901" w:rsidRDefault="00A37901" w:rsidP="00C21C39">
      <w:pPr>
        <w:pStyle w:val="Heading3"/>
        <w:spacing w:line="480" w:lineRule="auto"/>
        <w:rPr>
          <w:rFonts w:ascii="Arial" w:hAnsi="Arial" w:cs="Arial"/>
          <w:b w:val="0"/>
          <w:color w:val="000000" w:themeColor="text1"/>
          <w:sz w:val="24"/>
          <w:szCs w:val="24"/>
        </w:rPr>
      </w:pPr>
      <w:r w:rsidRPr="00A37901">
        <w:rPr>
          <w:rFonts w:ascii="Arial" w:hAnsi="Arial" w:cs="Arial"/>
          <w:color w:val="000000" w:themeColor="text1"/>
          <w:sz w:val="24"/>
          <w:szCs w:val="24"/>
        </w:rPr>
        <w:t>Methods:</w:t>
      </w:r>
      <w:r w:rsidR="00571574">
        <w:rPr>
          <w:rFonts w:ascii="Arial" w:hAnsi="Arial" w:cs="Arial"/>
          <w:b w:val="0"/>
          <w:color w:val="000000" w:themeColor="text1"/>
          <w:sz w:val="24"/>
          <w:szCs w:val="24"/>
        </w:rPr>
        <w:t xml:space="preserve"> </w:t>
      </w:r>
      <w:r w:rsidRPr="00A37901">
        <w:rPr>
          <w:rFonts w:ascii="Arial" w:hAnsi="Arial" w:cs="Arial"/>
          <w:b w:val="0"/>
          <w:color w:val="000000" w:themeColor="text1"/>
          <w:sz w:val="24"/>
          <w:szCs w:val="24"/>
        </w:rPr>
        <w:t>We used a two-</w:t>
      </w:r>
      <w:proofErr w:type="spellStart"/>
      <w:r w:rsidRPr="00A37901">
        <w:rPr>
          <w:rFonts w:ascii="Arial" w:hAnsi="Arial" w:cs="Arial"/>
          <w:b w:val="0"/>
          <w:color w:val="000000" w:themeColor="text1"/>
          <w:sz w:val="24"/>
          <w:szCs w:val="24"/>
        </w:rPr>
        <w:t>colonoscope</w:t>
      </w:r>
      <w:proofErr w:type="spellEnd"/>
      <w:r w:rsidRPr="00A37901">
        <w:rPr>
          <w:rFonts w:ascii="Arial" w:hAnsi="Arial" w:cs="Arial"/>
          <w:b w:val="0"/>
          <w:color w:val="000000" w:themeColor="text1"/>
          <w:sz w:val="24"/>
          <w:szCs w:val="24"/>
        </w:rPr>
        <w:t xml:space="preserve"> approach </w:t>
      </w:r>
      <w:ins w:id="18" w:author="Pat Schloss" w:date="2017-10-23T15:14:00Z">
        <w:r w:rsidR="00C35EBB">
          <w:rPr>
            <w:rFonts w:ascii="Arial" w:hAnsi="Arial" w:cs="Arial"/>
            <w:b w:val="0"/>
            <w:color w:val="000000" w:themeColor="text1"/>
            <w:sz w:val="24"/>
            <w:szCs w:val="24"/>
          </w:rPr>
          <w:t xml:space="preserve">to sample </w:t>
        </w:r>
      </w:ins>
      <w:ins w:id="19" w:author="Pat Schloss" w:date="2017-10-23T15:56:00Z">
        <w:r w:rsidR="00C21C39" w:rsidRPr="00A37901">
          <w:rPr>
            <w:rFonts w:ascii="Arial" w:hAnsi="Arial" w:cs="Arial"/>
            <w:b w:val="0"/>
            <w:color w:val="000000" w:themeColor="text1"/>
            <w:sz w:val="24"/>
            <w:szCs w:val="24"/>
          </w:rPr>
          <w:t>proximal and distal mucosal and luminal</w:t>
        </w:r>
        <w:r w:rsidR="00C21C39">
          <w:rPr>
            <w:rFonts w:ascii="Arial" w:hAnsi="Arial" w:cs="Arial"/>
            <w:b w:val="0"/>
            <w:color w:val="000000" w:themeColor="text1"/>
            <w:sz w:val="24"/>
            <w:szCs w:val="24"/>
          </w:rPr>
          <w:t xml:space="preserve"> contents from the colons of </w:t>
        </w:r>
      </w:ins>
      <w:r w:rsidRPr="00A37901">
        <w:rPr>
          <w:rFonts w:ascii="Arial" w:hAnsi="Arial" w:cs="Arial"/>
          <w:b w:val="0"/>
          <w:color w:val="000000" w:themeColor="text1"/>
          <w:sz w:val="24"/>
          <w:szCs w:val="24"/>
        </w:rPr>
        <w:t xml:space="preserve">20 healthy subjects that had not undergone any bowel preparation procedure. </w:t>
      </w:r>
      <w:ins w:id="20" w:author="Pat Schloss" w:date="2017-10-23T15:56:00Z">
        <w:r w:rsidR="00C21C39">
          <w:rPr>
            <w:rFonts w:ascii="Arial" w:hAnsi="Arial" w:cs="Arial"/>
            <w:b w:val="0"/>
            <w:color w:val="000000" w:themeColor="text1"/>
            <w:sz w:val="24"/>
            <w:szCs w:val="24"/>
          </w:rPr>
          <w:t xml:space="preserve">The biopsies and </w:t>
        </w:r>
        <w:r w:rsidR="00C21C39" w:rsidRPr="00A37901">
          <w:rPr>
            <w:rFonts w:ascii="Arial" w:hAnsi="Arial" w:cs="Arial"/>
            <w:b w:val="0"/>
            <w:color w:val="000000" w:themeColor="text1"/>
            <w:sz w:val="24"/>
            <w:szCs w:val="24"/>
          </w:rPr>
          <w:t xml:space="preserve">home-collected stool </w:t>
        </w:r>
        <w:r w:rsidR="00C21C39">
          <w:rPr>
            <w:rFonts w:ascii="Arial" w:hAnsi="Arial" w:cs="Arial"/>
            <w:b w:val="0"/>
            <w:color w:val="000000" w:themeColor="text1"/>
            <w:sz w:val="24"/>
            <w:szCs w:val="24"/>
          </w:rPr>
          <w:t xml:space="preserve">were subjected to </w:t>
        </w:r>
      </w:ins>
      <w:r w:rsidRPr="00A37901">
        <w:rPr>
          <w:rFonts w:ascii="Arial" w:hAnsi="Arial" w:cs="Arial"/>
          <w:b w:val="0"/>
          <w:color w:val="000000" w:themeColor="text1"/>
          <w:sz w:val="24"/>
          <w:szCs w:val="24"/>
        </w:rPr>
        <w:t xml:space="preserve">16S rRNA gene sequencing </w:t>
      </w:r>
      <w:ins w:id="21" w:author="kaitlin" w:date="2017-10-30T13:27:00Z">
        <w:r w:rsidR="00223D39">
          <w:rPr>
            <w:rFonts w:ascii="Arial" w:hAnsi="Arial" w:cs="Arial"/>
            <w:b w:val="0"/>
            <w:color w:val="000000" w:themeColor="text1"/>
            <w:sz w:val="24"/>
            <w:szCs w:val="24"/>
          </w:rPr>
          <w:t>and</w:t>
        </w:r>
      </w:ins>
      <w:ins w:id="22" w:author="kaitlin" w:date="2017-10-30T12:55:00Z">
        <w:r w:rsidR="002E08FC">
          <w:rPr>
            <w:rFonts w:ascii="Arial" w:hAnsi="Arial" w:cs="Arial"/>
            <w:b w:val="0"/>
            <w:color w:val="000000" w:themeColor="text1"/>
            <w:sz w:val="24"/>
            <w:szCs w:val="24"/>
          </w:rPr>
          <w:t xml:space="preserve"> Random Forest classification models were built using taxa abundance and location to identify </w:t>
        </w:r>
        <w:proofErr w:type="spellStart"/>
        <w:r w:rsidR="002E08FC">
          <w:rPr>
            <w:rFonts w:ascii="Arial" w:hAnsi="Arial" w:cs="Arial"/>
            <w:b w:val="0"/>
            <w:color w:val="000000" w:themeColor="text1"/>
            <w:sz w:val="24"/>
            <w:szCs w:val="24"/>
          </w:rPr>
          <w:t>microbiota</w:t>
        </w:r>
        <w:proofErr w:type="spellEnd"/>
        <w:r w:rsidR="002E08FC">
          <w:rPr>
            <w:rFonts w:ascii="Arial" w:hAnsi="Arial" w:cs="Arial"/>
            <w:b w:val="0"/>
            <w:color w:val="000000" w:themeColor="text1"/>
            <w:sz w:val="24"/>
            <w:szCs w:val="24"/>
          </w:rPr>
          <w:t xml:space="preserve"> specific to each site. </w:t>
        </w:r>
      </w:ins>
    </w:p>
    <w:p w14:paraId="34C647AD" w14:textId="75EB0157" w:rsidR="00A37901" w:rsidRPr="00A37901" w:rsidRDefault="00A37901" w:rsidP="00A37901">
      <w:pPr>
        <w:pStyle w:val="Heading3"/>
        <w:spacing w:line="480" w:lineRule="auto"/>
        <w:rPr>
          <w:rFonts w:ascii="Arial" w:hAnsi="Arial" w:cs="Arial"/>
          <w:b w:val="0"/>
          <w:color w:val="000000" w:themeColor="text1"/>
          <w:sz w:val="24"/>
          <w:szCs w:val="24"/>
        </w:rPr>
      </w:pPr>
      <w:r w:rsidRPr="00A37901">
        <w:rPr>
          <w:rFonts w:ascii="Arial" w:hAnsi="Arial" w:cs="Arial"/>
          <w:color w:val="000000" w:themeColor="text1"/>
          <w:sz w:val="24"/>
          <w:szCs w:val="24"/>
        </w:rPr>
        <w:t>Results:</w:t>
      </w:r>
      <w:r w:rsidR="00571574">
        <w:rPr>
          <w:rFonts w:ascii="Arial" w:hAnsi="Arial" w:cs="Arial"/>
          <w:b w:val="0"/>
          <w:color w:val="000000" w:themeColor="text1"/>
          <w:sz w:val="24"/>
          <w:szCs w:val="24"/>
        </w:rPr>
        <w:t xml:space="preserve"> </w:t>
      </w:r>
      <w:ins w:id="23" w:author="Pat Schloss" w:date="2017-10-27T13:25:00Z">
        <w:r w:rsidR="00E966DE">
          <w:rPr>
            <w:rFonts w:ascii="Arial" w:hAnsi="Arial" w:cs="Arial"/>
            <w:b w:val="0"/>
            <w:color w:val="000000" w:themeColor="text1"/>
            <w:sz w:val="24"/>
            <w:szCs w:val="24"/>
          </w:rPr>
          <w:t>T</w:t>
        </w:r>
      </w:ins>
      <w:r w:rsidRPr="00A37901">
        <w:rPr>
          <w:rFonts w:ascii="Arial" w:hAnsi="Arial" w:cs="Arial"/>
          <w:b w:val="0"/>
          <w:color w:val="000000" w:themeColor="text1"/>
          <w:sz w:val="24"/>
          <w:szCs w:val="24"/>
        </w:rPr>
        <w:t xml:space="preserve">he right mucosa and lumen </w:t>
      </w:r>
      <w:ins w:id="24" w:author="Pat Schloss" w:date="2017-10-27T13:25:00Z">
        <w:r w:rsidR="00E966DE">
          <w:rPr>
            <w:rFonts w:ascii="Arial" w:hAnsi="Arial" w:cs="Arial"/>
            <w:b w:val="0"/>
            <w:color w:val="000000" w:themeColor="text1"/>
            <w:sz w:val="24"/>
            <w:szCs w:val="24"/>
          </w:rPr>
          <w:t>had the most similar community structures of the five sites we considered from each subject</w:t>
        </w:r>
      </w:ins>
      <w:r w:rsidRPr="00A37901">
        <w:rPr>
          <w:rFonts w:ascii="Arial" w:hAnsi="Arial" w:cs="Arial"/>
          <w:b w:val="0"/>
          <w:color w:val="000000" w:themeColor="text1"/>
          <w:sz w:val="24"/>
          <w:szCs w:val="24"/>
        </w:rPr>
        <w:t xml:space="preserve">. The distal mucosa had higher </w:t>
      </w:r>
      <w:ins w:id="25" w:author="Pat Schloss" w:date="2017-10-27T14:49:00Z">
        <w:r w:rsidR="00FB3DCA">
          <w:rPr>
            <w:rFonts w:ascii="Arial" w:hAnsi="Arial" w:cs="Arial"/>
            <w:b w:val="0"/>
            <w:color w:val="000000" w:themeColor="text1"/>
            <w:sz w:val="24"/>
            <w:szCs w:val="24"/>
          </w:rPr>
          <w:t xml:space="preserve">relative </w:t>
        </w:r>
      </w:ins>
      <w:r w:rsidRPr="00A37901">
        <w:rPr>
          <w:rFonts w:ascii="Arial" w:hAnsi="Arial" w:cs="Arial"/>
          <w:b w:val="0"/>
          <w:color w:val="000000" w:themeColor="text1"/>
          <w:sz w:val="24"/>
          <w:szCs w:val="24"/>
        </w:rPr>
        <w:t xml:space="preserve">abundance of </w:t>
      </w:r>
      <w:proofErr w:type="spellStart"/>
      <w:r w:rsidRPr="00A37901">
        <w:rPr>
          <w:rFonts w:ascii="Arial" w:hAnsi="Arial" w:cs="Arial"/>
          <w:b w:val="0"/>
          <w:i/>
          <w:iCs/>
          <w:color w:val="000000" w:themeColor="text1"/>
          <w:sz w:val="24"/>
          <w:szCs w:val="24"/>
        </w:rPr>
        <w:t>Finegoldia</w:t>
      </w:r>
      <w:proofErr w:type="spellEnd"/>
      <w:r w:rsidRPr="00A37901">
        <w:rPr>
          <w:rFonts w:ascii="Arial" w:hAnsi="Arial" w:cs="Arial"/>
          <w:b w:val="0"/>
          <w:i/>
          <w:iCs/>
          <w:color w:val="000000" w:themeColor="text1"/>
          <w:sz w:val="24"/>
          <w:szCs w:val="24"/>
        </w:rPr>
        <w:t xml:space="preserve">, </w:t>
      </w:r>
      <w:proofErr w:type="spellStart"/>
      <w:r w:rsidRPr="00A37901">
        <w:rPr>
          <w:rFonts w:ascii="Arial" w:hAnsi="Arial" w:cs="Arial"/>
          <w:b w:val="0"/>
          <w:i/>
          <w:iCs/>
          <w:color w:val="000000" w:themeColor="text1"/>
          <w:sz w:val="24"/>
          <w:szCs w:val="24"/>
        </w:rPr>
        <w:t>Murdochiella</w:t>
      </w:r>
      <w:proofErr w:type="spellEnd"/>
      <w:r w:rsidRPr="00A37901">
        <w:rPr>
          <w:rFonts w:ascii="Arial" w:hAnsi="Arial" w:cs="Arial"/>
          <w:b w:val="0"/>
          <w:color w:val="000000" w:themeColor="text1"/>
          <w:sz w:val="24"/>
          <w:szCs w:val="24"/>
        </w:rPr>
        <w:t xml:space="preserve">, </w:t>
      </w:r>
      <w:proofErr w:type="spellStart"/>
      <w:r w:rsidRPr="00A37901">
        <w:rPr>
          <w:rFonts w:ascii="Arial" w:hAnsi="Arial" w:cs="Arial"/>
          <w:b w:val="0"/>
          <w:i/>
          <w:iCs/>
          <w:color w:val="000000" w:themeColor="text1"/>
          <w:sz w:val="24"/>
          <w:szCs w:val="24"/>
        </w:rPr>
        <w:t>Peptoniphilus</w:t>
      </w:r>
      <w:proofErr w:type="spellEnd"/>
      <w:r w:rsidRPr="00A37901">
        <w:rPr>
          <w:rFonts w:ascii="Arial" w:hAnsi="Arial" w:cs="Arial"/>
          <w:b w:val="0"/>
          <w:color w:val="000000" w:themeColor="text1"/>
          <w:sz w:val="24"/>
          <w:szCs w:val="24"/>
        </w:rPr>
        <w:t xml:space="preserve">, </w:t>
      </w:r>
      <w:proofErr w:type="spellStart"/>
      <w:r w:rsidRPr="00A37901">
        <w:rPr>
          <w:rFonts w:ascii="Arial" w:hAnsi="Arial" w:cs="Arial"/>
          <w:b w:val="0"/>
          <w:i/>
          <w:iCs/>
          <w:color w:val="000000" w:themeColor="text1"/>
          <w:sz w:val="24"/>
          <w:szCs w:val="24"/>
        </w:rPr>
        <w:t>Porphyromonas</w:t>
      </w:r>
      <w:proofErr w:type="spellEnd"/>
      <w:r w:rsidRPr="00A37901">
        <w:rPr>
          <w:rFonts w:ascii="Arial" w:hAnsi="Arial" w:cs="Arial"/>
          <w:b w:val="0"/>
          <w:color w:val="000000" w:themeColor="text1"/>
          <w:sz w:val="24"/>
          <w:szCs w:val="24"/>
        </w:rPr>
        <w:t xml:space="preserve"> and </w:t>
      </w:r>
      <w:proofErr w:type="spellStart"/>
      <w:r w:rsidRPr="00A37901">
        <w:rPr>
          <w:rFonts w:ascii="Arial" w:hAnsi="Arial" w:cs="Arial"/>
          <w:b w:val="0"/>
          <w:i/>
          <w:iCs/>
          <w:color w:val="000000" w:themeColor="text1"/>
          <w:sz w:val="24"/>
          <w:szCs w:val="24"/>
        </w:rPr>
        <w:t>Anaerococcus</w:t>
      </w:r>
      <w:proofErr w:type="spellEnd"/>
      <w:r w:rsidRPr="00A37901">
        <w:rPr>
          <w:rFonts w:ascii="Arial" w:hAnsi="Arial" w:cs="Arial"/>
          <w:b w:val="0"/>
          <w:color w:val="000000" w:themeColor="text1"/>
          <w:sz w:val="24"/>
          <w:szCs w:val="24"/>
        </w:rPr>
        <w:t xml:space="preserve">. The proximal mucosa had more of the genera </w:t>
      </w:r>
      <w:proofErr w:type="spellStart"/>
      <w:r w:rsidRPr="00A37901">
        <w:rPr>
          <w:rFonts w:ascii="Arial" w:hAnsi="Arial" w:cs="Arial"/>
          <w:b w:val="0"/>
          <w:i/>
          <w:iCs/>
          <w:color w:val="000000" w:themeColor="text1"/>
          <w:sz w:val="24"/>
          <w:szCs w:val="24"/>
        </w:rPr>
        <w:t>Enterobacteriaceae</w:t>
      </w:r>
      <w:proofErr w:type="spellEnd"/>
      <w:r w:rsidRPr="00A37901">
        <w:rPr>
          <w:rFonts w:ascii="Arial" w:hAnsi="Arial" w:cs="Arial"/>
          <w:b w:val="0"/>
          <w:color w:val="000000" w:themeColor="text1"/>
          <w:sz w:val="24"/>
          <w:szCs w:val="24"/>
        </w:rPr>
        <w:t xml:space="preserve">, </w:t>
      </w:r>
      <w:proofErr w:type="spellStart"/>
      <w:r w:rsidRPr="00A37901">
        <w:rPr>
          <w:rFonts w:ascii="Arial" w:hAnsi="Arial" w:cs="Arial"/>
          <w:b w:val="0"/>
          <w:i/>
          <w:iCs/>
          <w:color w:val="000000" w:themeColor="text1"/>
          <w:sz w:val="24"/>
          <w:szCs w:val="24"/>
        </w:rPr>
        <w:t>Bacteroides</w:t>
      </w:r>
      <w:proofErr w:type="spellEnd"/>
      <w:r w:rsidRPr="00A37901">
        <w:rPr>
          <w:rFonts w:ascii="Arial" w:hAnsi="Arial" w:cs="Arial"/>
          <w:b w:val="0"/>
          <w:color w:val="000000" w:themeColor="text1"/>
          <w:sz w:val="24"/>
          <w:szCs w:val="24"/>
        </w:rPr>
        <w:t xml:space="preserve"> and </w:t>
      </w:r>
      <w:r w:rsidR="00F64B35">
        <w:rPr>
          <w:rFonts w:ascii="Arial" w:hAnsi="Arial" w:cs="Arial"/>
          <w:b w:val="0"/>
          <w:i/>
          <w:iCs/>
          <w:color w:val="000000" w:themeColor="text1"/>
          <w:sz w:val="24"/>
          <w:szCs w:val="24"/>
        </w:rPr>
        <w:t>Ps</w:t>
      </w:r>
      <w:r w:rsidRPr="00A37901">
        <w:rPr>
          <w:rFonts w:ascii="Arial" w:hAnsi="Arial" w:cs="Arial"/>
          <w:b w:val="0"/>
          <w:i/>
          <w:iCs/>
          <w:color w:val="000000" w:themeColor="text1"/>
          <w:sz w:val="24"/>
          <w:szCs w:val="24"/>
        </w:rPr>
        <w:t>e</w:t>
      </w:r>
      <w:r w:rsidR="00F64B35">
        <w:rPr>
          <w:rFonts w:ascii="Arial" w:hAnsi="Arial" w:cs="Arial"/>
          <w:b w:val="0"/>
          <w:i/>
          <w:iCs/>
          <w:color w:val="000000" w:themeColor="text1"/>
          <w:sz w:val="24"/>
          <w:szCs w:val="24"/>
        </w:rPr>
        <w:t>u</w:t>
      </w:r>
      <w:r w:rsidRPr="00A37901">
        <w:rPr>
          <w:rFonts w:ascii="Arial" w:hAnsi="Arial" w:cs="Arial"/>
          <w:b w:val="0"/>
          <w:i/>
          <w:iCs/>
          <w:color w:val="000000" w:themeColor="text1"/>
          <w:sz w:val="24"/>
          <w:szCs w:val="24"/>
        </w:rPr>
        <w:t>domonas</w:t>
      </w:r>
      <w:r w:rsidRPr="00A37901">
        <w:rPr>
          <w:rFonts w:ascii="Arial" w:hAnsi="Arial" w:cs="Arial"/>
          <w:b w:val="0"/>
          <w:color w:val="000000" w:themeColor="text1"/>
          <w:sz w:val="24"/>
          <w:szCs w:val="24"/>
        </w:rPr>
        <w:t>. The classification model performed well when classifying mucosal samples into proximal or distal sides (AUC=0.850). Separating proximal and distal luminal samples proved more challenging (AUC=0.580) and specific microbiota that differentiated the two were hard to identify.</w:t>
      </w:r>
    </w:p>
    <w:p w14:paraId="35B87597" w14:textId="78FE3625" w:rsidR="00A37901" w:rsidRDefault="00A37901" w:rsidP="00A37901">
      <w:pPr>
        <w:pStyle w:val="Heading3"/>
        <w:spacing w:line="480" w:lineRule="auto"/>
        <w:rPr>
          <w:rFonts w:ascii="Arial" w:hAnsi="Arial" w:cs="Arial"/>
          <w:b w:val="0"/>
          <w:color w:val="000000" w:themeColor="text1"/>
          <w:sz w:val="24"/>
          <w:szCs w:val="24"/>
        </w:rPr>
      </w:pPr>
      <w:r w:rsidRPr="00A37901">
        <w:rPr>
          <w:rFonts w:ascii="Arial" w:hAnsi="Arial" w:cs="Arial"/>
          <w:color w:val="000000" w:themeColor="text1"/>
          <w:sz w:val="24"/>
          <w:szCs w:val="24"/>
        </w:rPr>
        <w:lastRenderedPageBreak/>
        <w:t>Conclusions:</w:t>
      </w:r>
      <w:ins w:id="26" w:author="PDS" w:date="2017-10-23T15:11:00Z">
        <w:r w:rsidR="00571574">
          <w:rPr>
            <w:rFonts w:ascii="Arial" w:hAnsi="Arial" w:cs="Arial"/>
            <w:b w:val="0"/>
            <w:color w:val="000000" w:themeColor="text1"/>
            <w:sz w:val="24"/>
            <w:szCs w:val="24"/>
          </w:rPr>
          <w:t xml:space="preserve"> </w:t>
        </w:r>
      </w:ins>
      <w:r w:rsidRPr="00A37901">
        <w:rPr>
          <w:rFonts w:ascii="Arial" w:hAnsi="Arial" w:cs="Arial"/>
          <w:b w:val="0"/>
          <w:color w:val="000000" w:themeColor="text1"/>
          <w:sz w:val="24"/>
          <w:szCs w:val="24"/>
        </w:rPr>
        <w:t xml:space="preserve">By sampling the </w:t>
      </w:r>
      <w:proofErr w:type="spellStart"/>
      <w:r w:rsidRPr="00A37901">
        <w:rPr>
          <w:rFonts w:ascii="Arial" w:hAnsi="Arial" w:cs="Arial"/>
          <w:b w:val="0"/>
          <w:color w:val="000000" w:themeColor="text1"/>
          <w:sz w:val="24"/>
          <w:szCs w:val="24"/>
        </w:rPr>
        <w:t>unprepped</w:t>
      </w:r>
      <w:proofErr w:type="spellEnd"/>
      <w:r w:rsidRPr="00A37901">
        <w:rPr>
          <w:rFonts w:ascii="Arial" w:hAnsi="Arial" w:cs="Arial"/>
          <w:b w:val="0"/>
          <w:color w:val="000000" w:themeColor="text1"/>
          <w:sz w:val="24"/>
          <w:szCs w:val="24"/>
        </w:rPr>
        <w:t xml:space="preserve"> colon, we identified distinct bacterial populations native to the proximal and distal sides. Further investigation of these bacteria may elucidate if and how these groups contribute to different </w:t>
      </w:r>
      <w:ins w:id="27" w:author="Pat Schloss" w:date="2017-10-27T13:26:00Z">
        <w:r w:rsidR="00E966DE">
          <w:rPr>
            <w:rFonts w:ascii="Arial" w:hAnsi="Arial" w:cs="Arial"/>
            <w:b w:val="0"/>
            <w:color w:val="000000" w:themeColor="text1"/>
            <w:sz w:val="24"/>
            <w:szCs w:val="24"/>
          </w:rPr>
          <w:t>disease</w:t>
        </w:r>
        <w:r w:rsidR="00E966DE" w:rsidRPr="00A37901">
          <w:rPr>
            <w:rFonts w:ascii="Arial" w:hAnsi="Arial" w:cs="Arial"/>
            <w:b w:val="0"/>
            <w:color w:val="000000" w:themeColor="text1"/>
            <w:sz w:val="24"/>
            <w:szCs w:val="24"/>
          </w:rPr>
          <w:t xml:space="preserve"> </w:t>
        </w:r>
      </w:ins>
      <w:r w:rsidRPr="00A37901">
        <w:rPr>
          <w:rFonts w:ascii="Arial" w:hAnsi="Arial" w:cs="Arial"/>
          <w:b w:val="0"/>
          <w:color w:val="000000" w:themeColor="text1"/>
          <w:sz w:val="24"/>
          <w:szCs w:val="24"/>
        </w:rPr>
        <w:t>processes on the</w:t>
      </w:r>
      <w:ins w:id="28" w:author="Pat Schloss" w:date="2017-10-27T13:26:00Z">
        <w:r w:rsidR="00E966DE">
          <w:rPr>
            <w:rFonts w:ascii="Arial" w:hAnsi="Arial" w:cs="Arial"/>
            <w:b w:val="0"/>
            <w:color w:val="000000" w:themeColor="text1"/>
            <w:sz w:val="24"/>
            <w:szCs w:val="24"/>
          </w:rPr>
          <w:t>ir</w:t>
        </w:r>
      </w:ins>
      <w:r w:rsidRPr="00A37901">
        <w:rPr>
          <w:rFonts w:ascii="Arial" w:hAnsi="Arial" w:cs="Arial"/>
          <w:b w:val="0"/>
          <w:color w:val="000000" w:themeColor="text1"/>
          <w:sz w:val="24"/>
          <w:szCs w:val="24"/>
        </w:rPr>
        <w:t xml:space="preserve"> respective sides of the colon.</w:t>
      </w:r>
    </w:p>
    <w:p w14:paraId="0339C963" w14:textId="77777777" w:rsidR="00571574" w:rsidRPr="00571574" w:rsidRDefault="00571574" w:rsidP="00571574">
      <w:pPr>
        <w:pStyle w:val="BodyText"/>
        <w:rPr>
          <w:ins w:id="29" w:author="PDS" w:date="2017-10-23T15:11:00Z"/>
        </w:rPr>
      </w:pPr>
    </w:p>
    <w:p w14:paraId="0083EF1C" w14:textId="14B3E0AF" w:rsidR="00A37901" w:rsidRPr="00A37901" w:rsidRDefault="00A37901" w:rsidP="00A37901">
      <w:pPr>
        <w:pStyle w:val="Heading3"/>
        <w:spacing w:line="480" w:lineRule="auto"/>
        <w:rPr>
          <w:rFonts w:ascii="Arial" w:hAnsi="Arial" w:cs="Arial"/>
          <w:b w:val="0"/>
          <w:color w:val="000000" w:themeColor="text1"/>
          <w:sz w:val="24"/>
          <w:szCs w:val="24"/>
        </w:rPr>
      </w:pPr>
      <w:r w:rsidRPr="00471EA5">
        <w:rPr>
          <w:rFonts w:ascii="Arial" w:hAnsi="Arial"/>
          <w:color w:val="000000" w:themeColor="text1"/>
          <w:sz w:val="24"/>
        </w:rPr>
        <w:t>Words:</w:t>
      </w:r>
      <w:r w:rsidRPr="00A37901">
        <w:rPr>
          <w:rFonts w:ascii="Arial" w:hAnsi="Arial" w:cs="Arial"/>
          <w:b w:val="0"/>
          <w:color w:val="000000" w:themeColor="text1"/>
          <w:sz w:val="24"/>
          <w:szCs w:val="24"/>
        </w:rPr>
        <w:t xml:space="preserve"> 2</w:t>
      </w:r>
      <w:ins w:id="30" w:author="kaitlin" w:date="2017-10-30T13:29:00Z">
        <w:r w:rsidR="008F11F2">
          <w:rPr>
            <w:rFonts w:ascii="Arial" w:hAnsi="Arial" w:cs="Arial"/>
            <w:b w:val="0"/>
            <w:color w:val="000000" w:themeColor="text1"/>
            <w:sz w:val="24"/>
            <w:szCs w:val="24"/>
          </w:rPr>
          <w:t>59</w:t>
        </w:r>
      </w:ins>
      <w:r w:rsidRPr="00A37901">
        <w:rPr>
          <w:rFonts w:ascii="Arial" w:hAnsi="Arial" w:cs="Arial"/>
          <w:b w:val="0"/>
          <w:color w:val="000000" w:themeColor="text1"/>
          <w:sz w:val="24"/>
          <w:szCs w:val="24"/>
        </w:rPr>
        <w:t>/260</w:t>
      </w:r>
    </w:p>
    <w:p w14:paraId="6078C310" w14:textId="77777777" w:rsidR="00A37901" w:rsidRPr="00A37901" w:rsidRDefault="00A37901" w:rsidP="00A37901">
      <w:pPr>
        <w:pStyle w:val="Heading3"/>
        <w:spacing w:line="480" w:lineRule="auto"/>
        <w:rPr>
          <w:rFonts w:ascii="Arial" w:hAnsi="Arial" w:cs="Arial"/>
          <w:b w:val="0"/>
          <w:color w:val="000000" w:themeColor="text1"/>
          <w:sz w:val="24"/>
          <w:szCs w:val="24"/>
        </w:rPr>
      </w:pPr>
      <w:bookmarkStart w:id="31" w:name="_GoBack"/>
      <w:r w:rsidRPr="00471EA5">
        <w:rPr>
          <w:rFonts w:ascii="Arial" w:hAnsi="Arial"/>
          <w:color w:val="000000" w:themeColor="text1"/>
          <w:sz w:val="24"/>
        </w:rPr>
        <w:t>Keywords:</w:t>
      </w:r>
      <w:bookmarkEnd w:id="31"/>
      <w:r w:rsidRPr="00A37901">
        <w:rPr>
          <w:rFonts w:ascii="Arial" w:hAnsi="Arial" w:cs="Arial"/>
          <w:b w:val="0"/>
          <w:color w:val="000000" w:themeColor="text1"/>
          <w:sz w:val="24"/>
          <w:szCs w:val="24"/>
        </w:rPr>
        <w:t xml:space="preserve"> microbiome; colon cancer; proximal and distal colon</w:t>
      </w:r>
    </w:p>
    <w:p w14:paraId="310E065B" w14:textId="77777777" w:rsidR="00BC1A18" w:rsidRDefault="00BC1A18" w:rsidP="00716FCE">
      <w:pPr>
        <w:pStyle w:val="Heading3"/>
        <w:spacing w:line="480" w:lineRule="auto"/>
        <w:rPr>
          <w:ins w:id="32" w:author="PDS" w:date="2017-10-23T15:11:00Z"/>
          <w:rFonts w:ascii="Arial" w:hAnsi="Arial" w:cs="Arial"/>
          <w:color w:val="000000" w:themeColor="text1"/>
        </w:rPr>
        <w:sectPr w:rsidR="00BC1A18" w:rsidSect="00BC1A18">
          <w:pgSz w:w="12240" w:h="15840"/>
          <w:pgMar w:top="1440" w:right="1440" w:bottom="1440" w:left="1440" w:header="720" w:footer="720" w:gutter="0"/>
          <w:lnNumType w:countBy="1" w:restart="continuous"/>
          <w:cols w:space="720"/>
        </w:sectPr>
      </w:pPr>
    </w:p>
    <w:p w14:paraId="35AC8AED" w14:textId="7A3A7E59" w:rsidR="00803D42" w:rsidRPr="00A37901" w:rsidRDefault="003B00EF" w:rsidP="00716FCE">
      <w:pPr>
        <w:pStyle w:val="Heading3"/>
        <w:spacing w:line="480" w:lineRule="auto"/>
        <w:rPr>
          <w:rFonts w:ascii="Arial" w:hAnsi="Arial" w:cs="Arial"/>
          <w:color w:val="000000" w:themeColor="text1"/>
        </w:rPr>
      </w:pPr>
      <w:r w:rsidRPr="00A37901">
        <w:rPr>
          <w:rFonts w:ascii="Arial" w:hAnsi="Arial" w:cs="Arial"/>
          <w:color w:val="000000" w:themeColor="text1"/>
        </w:rPr>
        <w:lastRenderedPageBreak/>
        <w:t>Introduction</w:t>
      </w:r>
    </w:p>
    <w:p w14:paraId="375A6DF4" w14:textId="2605EA8C"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The human colon is an ecosystem comprised of </w:t>
      </w:r>
      <w:del w:id="33" w:author="Pat Schloss" w:date="2017-10-27T13:36:00Z">
        <w:r w:rsidRPr="00A37901" w:rsidDel="004C0104">
          <w:rPr>
            <w:rFonts w:ascii="Arial" w:hAnsi="Arial" w:cs="Arial"/>
            <w:color w:val="000000" w:themeColor="text1"/>
          </w:rPr>
          <w:delText>several different</w:delText>
        </w:r>
      </w:del>
      <w:ins w:id="34" w:author="Pat Schloss" w:date="2017-10-27T13:36:00Z">
        <w:r w:rsidR="004C0104">
          <w:rPr>
            <w:rFonts w:ascii="Arial" w:hAnsi="Arial" w:cs="Arial"/>
            <w:color w:val="000000" w:themeColor="text1"/>
          </w:rPr>
          <w:t>numerous</w:t>
        </w:r>
      </w:ins>
      <w:r w:rsidRPr="00A37901">
        <w:rPr>
          <w:rFonts w:ascii="Arial" w:hAnsi="Arial" w:cs="Arial"/>
          <w:color w:val="000000" w:themeColor="text1"/>
        </w:rPr>
        <w:t xml:space="preserve"> microenvironments </w:t>
      </w:r>
      <w:del w:id="35" w:author="Pat Schloss" w:date="2017-10-27T13:36:00Z">
        <w:r w:rsidRPr="00A37901" w:rsidDel="004C0104">
          <w:rPr>
            <w:rFonts w:ascii="Arial" w:hAnsi="Arial" w:cs="Arial"/>
            <w:color w:val="000000" w:themeColor="text1"/>
          </w:rPr>
          <w:delText xml:space="preserve">inhabited by resident </w:delText>
        </w:r>
      </w:del>
      <w:ins w:id="36" w:author="Pat Schloss" w:date="2017-10-27T13:36:00Z">
        <w:r w:rsidR="004C0104">
          <w:rPr>
            <w:rFonts w:ascii="Arial" w:hAnsi="Arial" w:cs="Arial"/>
            <w:color w:val="000000" w:themeColor="text1"/>
          </w:rPr>
          <w:t xml:space="preserve">that select for different </w:t>
        </w:r>
      </w:ins>
      <w:del w:id="37" w:author="Pat Schloss" w:date="2017-10-27T13:37:00Z">
        <w:r w:rsidRPr="00A37901" w:rsidDel="004C0104">
          <w:rPr>
            <w:rFonts w:ascii="Arial" w:hAnsi="Arial" w:cs="Arial"/>
            <w:color w:val="000000" w:themeColor="text1"/>
          </w:rPr>
          <w:delText>bacterial members of the microbiome</w:delText>
        </w:r>
      </w:del>
      <w:ins w:id="38" w:author="Pat Schloss" w:date="2017-10-27T13:37:00Z">
        <w:r w:rsidR="004C0104">
          <w:rPr>
            <w:rFonts w:ascii="Arial" w:hAnsi="Arial" w:cs="Arial"/>
            <w:color w:val="000000" w:themeColor="text1"/>
          </w:rPr>
          <w:t>microbiota</w:t>
        </w:r>
      </w:ins>
      <w:r w:rsidRPr="00A37901">
        <w:rPr>
          <w:rFonts w:ascii="Arial" w:hAnsi="Arial" w:cs="Arial"/>
          <w:color w:val="000000" w:themeColor="text1"/>
        </w:rPr>
        <w:t xml:space="preserve">. Concentrations of oxygen, water and anti-microbial peptides change along the gut axis and influence </w:t>
      </w:r>
      <w:del w:id="39" w:author="Pat Schloss" w:date="2017-10-27T14:47:00Z">
        <w:r w:rsidRPr="00A37901" w:rsidDel="00127AF9">
          <w:rPr>
            <w:rFonts w:ascii="Arial" w:hAnsi="Arial" w:cs="Arial"/>
            <w:color w:val="000000" w:themeColor="text1"/>
          </w:rPr>
          <w:delText xml:space="preserve">what </w:delText>
        </w:r>
      </w:del>
      <w:ins w:id="40" w:author="Pat Schloss" w:date="2017-10-27T14:47:00Z">
        <w:r w:rsidR="00127AF9">
          <w:rPr>
            <w:rFonts w:ascii="Arial" w:hAnsi="Arial" w:cs="Arial"/>
            <w:color w:val="000000" w:themeColor="text1"/>
          </w:rPr>
          <w:t>which</w:t>
        </w:r>
        <w:r w:rsidR="00127AF9" w:rsidRPr="00A37901">
          <w:rPr>
            <w:rFonts w:ascii="Arial" w:hAnsi="Arial" w:cs="Arial"/>
            <w:color w:val="000000" w:themeColor="text1"/>
          </w:rPr>
          <w:t xml:space="preserve"> </w:t>
        </w:r>
      </w:ins>
      <w:del w:id="41" w:author="Pat Schloss" w:date="2017-10-27T14:47:00Z">
        <w:r w:rsidRPr="00A37901" w:rsidDel="00127AF9">
          <w:rPr>
            <w:rFonts w:ascii="Arial" w:hAnsi="Arial" w:cs="Arial"/>
            <w:color w:val="000000" w:themeColor="text1"/>
          </w:rPr>
          <w:delText>populations of microbes</w:delText>
        </w:r>
      </w:del>
      <w:ins w:id="42" w:author="Pat Schloss" w:date="2017-10-27T14:47:00Z">
        <w:r w:rsidR="00127AF9">
          <w:rPr>
            <w:rFonts w:ascii="Arial" w:hAnsi="Arial" w:cs="Arial"/>
            <w:color w:val="000000" w:themeColor="text1"/>
          </w:rPr>
          <w:t>microbiota</w:t>
        </w:r>
      </w:ins>
      <w:r w:rsidRPr="00A37901">
        <w:rPr>
          <w:rFonts w:ascii="Arial" w:hAnsi="Arial" w:cs="Arial"/>
          <w:color w:val="000000" w:themeColor="text1"/>
        </w:rPr>
        <w:t xml:space="preserve"> reside in each location. Microenvironments differ not only longitudinally along the colon, </w:t>
      </w:r>
      <w:proofErr w:type="gramStart"/>
      <w:r w:rsidRPr="00A37901">
        <w:rPr>
          <w:rFonts w:ascii="Arial" w:hAnsi="Arial" w:cs="Arial"/>
          <w:color w:val="000000" w:themeColor="text1"/>
        </w:rPr>
        <w:t>but</w:t>
      </w:r>
      <w:proofErr w:type="gramEnd"/>
      <w:r w:rsidRPr="00A37901">
        <w:rPr>
          <w:rFonts w:ascii="Arial" w:hAnsi="Arial" w:cs="Arial"/>
          <w:color w:val="000000" w:themeColor="text1"/>
        </w:rPr>
        <w:t xml:space="preserve"> </w:t>
      </w:r>
      <w:del w:id="43" w:author="Pat Schloss" w:date="2017-10-27T13:37:00Z">
        <w:r w:rsidRPr="00A37901" w:rsidDel="004C0104">
          <w:rPr>
            <w:rFonts w:ascii="Arial" w:hAnsi="Arial" w:cs="Arial"/>
            <w:color w:val="000000" w:themeColor="text1"/>
          </w:rPr>
          <w:delText xml:space="preserve">latitudinally </w:delText>
        </w:r>
      </w:del>
      <w:ins w:id="44" w:author="Pat Schloss" w:date="2017-10-27T13:37:00Z">
        <w:r w:rsidR="004C0104">
          <w:rPr>
            <w:rFonts w:ascii="Arial" w:hAnsi="Arial" w:cs="Arial"/>
            <w:color w:val="000000" w:themeColor="text1"/>
          </w:rPr>
          <w:t>radially</w:t>
        </w:r>
        <w:r w:rsidR="004C0104" w:rsidRPr="00A37901">
          <w:rPr>
            <w:rFonts w:ascii="Arial" w:hAnsi="Arial" w:cs="Arial"/>
            <w:color w:val="000000" w:themeColor="text1"/>
          </w:rPr>
          <w:t xml:space="preserve"> </w:t>
        </w:r>
      </w:ins>
      <w:r w:rsidRPr="00A37901">
        <w:rPr>
          <w:rFonts w:ascii="Arial" w:hAnsi="Arial" w:cs="Arial"/>
          <w:color w:val="000000" w:themeColor="text1"/>
        </w:rPr>
        <w:t xml:space="preserve">from the epithelium to mucosa to intestinal lumen, offering several sites for different microbial communities to flourish. The identity of these specific </w:t>
      </w:r>
      <w:del w:id="45" w:author="Pat Schloss" w:date="2017-10-27T14:48:00Z">
        <w:r w:rsidRPr="00A37901" w:rsidDel="00127AF9">
          <w:rPr>
            <w:rFonts w:ascii="Arial" w:hAnsi="Arial" w:cs="Arial"/>
            <w:color w:val="000000" w:themeColor="text1"/>
          </w:rPr>
          <w:delText xml:space="preserve">microbes </w:delText>
        </w:r>
      </w:del>
      <w:ins w:id="46" w:author="Pat Schloss" w:date="2017-10-27T14:48:00Z">
        <w:r w:rsidR="00127AF9">
          <w:rPr>
            <w:rFonts w:ascii="Arial" w:hAnsi="Arial" w:cs="Arial"/>
            <w:color w:val="000000" w:themeColor="text1"/>
          </w:rPr>
          <w:t>microbiota</w:t>
        </w:r>
        <w:r w:rsidR="00127AF9" w:rsidRPr="00A37901">
          <w:rPr>
            <w:rFonts w:ascii="Arial" w:hAnsi="Arial" w:cs="Arial"/>
            <w:color w:val="000000" w:themeColor="text1"/>
          </w:rPr>
          <w:t xml:space="preserve"> </w:t>
        </w:r>
      </w:ins>
      <w:r w:rsidRPr="00A37901">
        <w:rPr>
          <w:rFonts w:ascii="Arial" w:hAnsi="Arial" w:cs="Arial"/>
          <w:color w:val="000000" w:themeColor="text1"/>
        </w:rPr>
        <w:t xml:space="preserve">and communities are important for understanding the etiology of complex colon diseases such as </w:t>
      </w:r>
      <w:ins w:id="47" w:author="Pat Schloss" w:date="2017-10-27T13:38:00Z">
        <w:r w:rsidR="004C0104" w:rsidRPr="00A37901">
          <w:rPr>
            <w:rFonts w:ascii="Arial" w:hAnsi="Arial" w:cs="Arial"/>
            <w:color w:val="000000" w:themeColor="text1"/>
          </w:rPr>
          <w:t>Colorectal Cancer (CRC)</w:t>
        </w:r>
        <w:r w:rsidR="004C0104">
          <w:rPr>
            <w:rFonts w:ascii="Arial" w:hAnsi="Arial" w:cs="Arial"/>
            <w:color w:val="000000" w:themeColor="text1"/>
          </w:rPr>
          <w:t xml:space="preserve"> and </w:t>
        </w:r>
      </w:ins>
      <w:r w:rsidRPr="00A37901">
        <w:rPr>
          <w:rFonts w:ascii="Arial" w:hAnsi="Arial" w:cs="Arial"/>
          <w:color w:val="000000" w:themeColor="text1"/>
        </w:rPr>
        <w:t>Inflammatory Bowel Disease (IBD)</w:t>
      </w:r>
      <w:del w:id="48" w:author="Pat Schloss" w:date="2017-10-27T13:38:00Z">
        <w:r w:rsidRPr="00A37901" w:rsidDel="004C0104">
          <w:rPr>
            <w:rFonts w:ascii="Arial" w:hAnsi="Arial" w:cs="Arial"/>
            <w:color w:val="000000" w:themeColor="text1"/>
          </w:rPr>
          <w:delText xml:space="preserve"> and</w:delText>
        </w:r>
      </w:del>
      <w:del w:id="49" w:author="Pat Schloss" w:date="2017-10-27T13:37:00Z">
        <w:r w:rsidRPr="00A37901" w:rsidDel="004C0104">
          <w:rPr>
            <w:rFonts w:ascii="Arial" w:hAnsi="Arial" w:cs="Arial"/>
            <w:color w:val="000000" w:themeColor="text1"/>
          </w:rPr>
          <w:delText xml:space="preserve"> Colorectal Cancer (CRC)</w:delText>
        </w:r>
      </w:del>
      <w:r w:rsidRPr="00A37901">
        <w:rPr>
          <w:rFonts w:ascii="Arial" w:hAnsi="Arial" w:cs="Arial"/>
          <w:color w:val="000000" w:themeColor="text1"/>
        </w:rPr>
        <w:t xml:space="preserve">. </w:t>
      </w:r>
      <w:del w:id="50" w:author="Pat Schloss" w:date="2017-10-27T13:38:00Z">
        <w:r w:rsidRPr="00A37901" w:rsidDel="004C0104">
          <w:rPr>
            <w:rFonts w:ascii="Arial" w:hAnsi="Arial" w:cs="Arial"/>
            <w:color w:val="000000" w:themeColor="text1"/>
          </w:rPr>
          <w:delText xml:space="preserve">IBD </w:delText>
        </w:r>
      </w:del>
      <w:ins w:id="51" w:author="Pat Schloss" w:date="2017-10-27T13:38:00Z">
        <w:r w:rsidR="004C0104">
          <w:rPr>
            <w:rFonts w:ascii="Arial" w:hAnsi="Arial" w:cs="Arial"/>
            <w:color w:val="000000" w:themeColor="text1"/>
          </w:rPr>
          <w:t>CRC</w:t>
        </w:r>
        <w:r w:rsidR="004C0104" w:rsidRPr="00A37901">
          <w:rPr>
            <w:rFonts w:ascii="Arial" w:hAnsi="Arial" w:cs="Arial"/>
            <w:color w:val="000000" w:themeColor="text1"/>
          </w:rPr>
          <w:t xml:space="preserve"> </w:t>
        </w:r>
      </w:ins>
      <w:r w:rsidRPr="00A37901">
        <w:rPr>
          <w:rFonts w:ascii="Arial" w:hAnsi="Arial" w:cs="Arial"/>
          <w:color w:val="000000" w:themeColor="text1"/>
        </w:rPr>
        <w:t xml:space="preserve">and </w:t>
      </w:r>
      <w:del w:id="52" w:author="Pat Schloss" w:date="2017-10-27T13:38:00Z">
        <w:r w:rsidRPr="00A37901" w:rsidDel="004C0104">
          <w:rPr>
            <w:rFonts w:ascii="Arial" w:hAnsi="Arial" w:cs="Arial"/>
            <w:color w:val="000000" w:themeColor="text1"/>
          </w:rPr>
          <w:delText xml:space="preserve">CRC </w:delText>
        </w:r>
      </w:del>
      <w:ins w:id="53" w:author="Pat Schloss" w:date="2017-10-27T13:38:00Z">
        <w:r w:rsidR="004C0104">
          <w:rPr>
            <w:rFonts w:ascii="Arial" w:hAnsi="Arial" w:cs="Arial"/>
            <w:color w:val="000000" w:themeColor="text1"/>
          </w:rPr>
          <w:t xml:space="preserve">IBD </w:t>
        </w:r>
      </w:ins>
      <w:r w:rsidR="00570C45">
        <w:rPr>
          <w:rFonts w:ascii="Arial" w:hAnsi="Arial" w:cs="Arial"/>
          <w:color w:val="000000" w:themeColor="text1"/>
        </w:rPr>
        <w:t>can be</w:t>
      </w:r>
      <w:r w:rsidRPr="00A37901">
        <w:rPr>
          <w:rFonts w:ascii="Arial" w:hAnsi="Arial" w:cs="Arial"/>
          <w:color w:val="000000" w:themeColor="text1"/>
        </w:rPr>
        <w:t xml:space="preserve"> preceded or accelerated by perturbations</w:t>
      </w:r>
      <w:del w:id="54" w:author="Pat Schloss" w:date="2017-10-27T13:37:00Z">
        <w:r w:rsidRPr="00A37901" w:rsidDel="004C0104">
          <w:rPr>
            <w:rFonts w:ascii="Arial" w:hAnsi="Arial" w:cs="Arial"/>
            <w:color w:val="000000" w:themeColor="text1"/>
          </w:rPr>
          <w:delText xml:space="preserve"> in</w:delText>
        </w:r>
      </w:del>
      <w:ins w:id="55" w:author="Pat Schloss" w:date="2017-10-27T13:37:00Z">
        <w:r w:rsidR="004C0104">
          <w:rPr>
            <w:rFonts w:ascii="Arial" w:hAnsi="Arial" w:cs="Arial"/>
            <w:color w:val="000000" w:themeColor="text1"/>
          </w:rPr>
          <w:t xml:space="preserve"> the structure of the </w:t>
        </w:r>
      </w:ins>
      <w:del w:id="56" w:author="Pat Schloss" w:date="2017-10-27T13:37:00Z">
        <w:r w:rsidRPr="00A37901" w:rsidDel="004C0104">
          <w:rPr>
            <w:rFonts w:ascii="Arial" w:hAnsi="Arial" w:cs="Arial"/>
            <w:color w:val="000000" w:themeColor="text1"/>
          </w:rPr>
          <w:delText xml:space="preserve"> </w:delText>
        </w:r>
      </w:del>
      <w:r w:rsidRPr="00A37901">
        <w:rPr>
          <w:rFonts w:ascii="Arial" w:hAnsi="Arial" w:cs="Arial"/>
          <w:color w:val="000000" w:themeColor="text1"/>
        </w:rPr>
        <w:t xml:space="preserve">gut </w:t>
      </w:r>
      <w:del w:id="57" w:author="Pat Schloss" w:date="2017-10-27T13:37:00Z">
        <w:r w:rsidRPr="00A37901" w:rsidDel="004C0104">
          <w:rPr>
            <w:rFonts w:ascii="Arial" w:hAnsi="Arial" w:cs="Arial"/>
            <w:color w:val="000000" w:themeColor="text1"/>
          </w:rPr>
          <w:delText>microbes</w:delText>
        </w:r>
        <w:r w:rsidRPr="00A37901" w:rsidDel="004C0104">
          <w:rPr>
            <w:rFonts w:ascii="Arial" w:hAnsi="Arial" w:cs="Arial"/>
            <w:color w:val="000000" w:themeColor="text1"/>
            <w:vertAlign w:val="superscript"/>
          </w:rPr>
          <w:delText>1</w:delText>
        </w:r>
      </w:del>
      <w:ins w:id="58" w:author="Pat Schloss" w:date="2017-10-27T13:37:00Z">
        <w:r w:rsidR="004C0104">
          <w:rPr>
            <w:rFonts w:ascii="Arial" w:hAnsi="Arial" w:cs="Arial"/>
            <w:color w:val="000000" w:themeColor="text1"/>
          </w:rPr>
          <w:t>microbiota</w:t>
        </w:r>
        <w:r w:rsidR="004C0104" w:rsidRPr="00A37901">
          <w:rPr>
            <w:rFonts w:ascii="Arial" w:hAnsi="Arial" w:cs="Arial"/>
            <w:color w:val="000000" w:themeColor="text1"/>
            <w:vertAlign w:val="superscript"/>
          </w:rPr>
          <w:t>1</w:t>
        </w:r>
      </w:ins>
      <w:r w:rsidRPr="00A37901">
        <w:rPr>
          <w:rFonts w:ascii="Arial" w:hAnsi="Arial" w:cs="Arial"/>
          <w:color w:val="000000" w:themeColor="text1"/>
          <w:vertAlign w:val="superscript"/>
        </w:rPr>
        <w:t>–3</w:t>
      </w:r>
      <w:r w:rsidRPr="00A37901">
        <w:rPr>
          <w:rFonts w:ascii="Arial" w:hAnsi="Arial" w:cs="Arial"/>
          <w:color w:val="000000" w:themeColor="text1"/>
        </w:rPr>
        <w:t xml:space="preserve">. The manifestations of these diseases are known to vary based upon the </w:t>
      </w:r>
      <w:del w:id="59" w:author="Pat Schloss" w:date="2017-10-27T14:50:00Z">
        <w:r w:rsidRPr="00A37901" w:rsidDel="000727EF">
          <w:rPr>
            <w:rFonts w:ascii="Arial" w:hAnsi="Arial" w:cs="Arial"/>
            <w:color w:val="000000" w:themeColor="text1"/>
          </w:rPr>
          <w:delText xml:space="preserve">biogeographical </w:delText>
        </w:r>
      </w:del>
      <w:r w:rsidRPr="00A37901">
        <w:rPr>
          <w:rFonts w:ascii="Arial" w:hAnsi="Arial" w:cs="Arial"/>
          <w:color w:val="000000" w:themeColor="text1"/>
        </w:rPr>
        <w:t>location in which they occur. For instance, CRC that arise</w:t>
      </w:r>
      <w:ins w:id="60" w:author="Pat Schloss" w:date="2017-10-27T13:38:00Z">
        <w:r w:rsidR="004C0104">
          <w:rPr>
            <w:rFonts w:ascii="Arial" w:hAnsi="Arial" w:cs="Arial"/>
            <w:color w:val="000000" w:themeColor="text1"/>
          </w:rPr>
          <w:t>s</w:t>
        </w:r>
      </w:ins>
      <w:r w:rsidRPr="00A37901">
        <w:rPr>
          <w:rFonts w:ascii="Arial" w:hAnsi="Arial" w:cs="Arial"/>
          <w:color w:val="000000" w:themeColor="text1"/>
        </w:rPr>
        <w:t xml:space="preserve"> in the distal (left) colon are of hindgut origin and tend to have large chromosomal alterations indicative of chromosomal instability</w:t>
      </w:r>
      <w:r w:rsidRPr="00570C45">
        <w:rPr>
          <w:rFonts w:ascii="Arial" w:hAnsi="Arial" w:cs="Arial"/>
          <w:color w:val="000000" w:themeColor="text1"/>
          <w:vertAlign w:val="superscript"/>
        </w:rPr>
        <w:t>1</w:t>
      </w:r>
      <w:r w:rsidRPr="00A37901">
        <w:rPr>
          <w:rFonts w:ascii="Arial" w:hAnsi="Arial" w:cs="Arial"/>
          <w:color w:val="000000" w:themeColor="text1"/>
        </w:rPr>
        <w:t>. In contrast, CRC</w:t>
      </w:r>
      <w:del w:id="61" w:author="Pat Schloss" w:date="2017-10-27T13:38:00Z">
        <w:r w:rsidRPr="00A37901" w:rsidDel="004C0104">
          <w:rPr>
            <w:rFonts w:ascii="Arial" w:hAnsi="Arial" w:cs="Arial"/>
            <w:color w:val="000000" w:themeColor="text1"/>
          </w:rPr>
          <w:delText>s</w:delText>
        </w:r>
      </w:del>
      <w:r w:rsidRPr="00A37901">
        <w:rPr>
          <w:rFonts w:ascii="Arial" w:hAnsi="Arial" w:cs="Arial"/>
          <w:color w:val="000000" w:themeColor="text1"/>
        </w:rPr>
        <w:t xml:space="preserve"> arising in the proximal (right) colon tumors are of midgut origin and tend to be sessile and microsatellite instable (MSI with BRAF and KRAS </w:t>
      </w:r>
      <w:proofErr w:type="gramStart"/>
      <w:r w:rsidRPr="00A37901">
        <w:rPr>
          <w:rFonts w:ascii="Arial" w:hAnsi="Arial" w:cs="Arial"/>
          <w:color w:val="000000" w:themeColor="text1"/>
        </w:rPr>
        <w:t>mutations)</w:t>
      </w:r>
      <w:r w:rsidRPr="00570C45">
        <w:rPr>
          <w:rFonts w:ascii="Arial" w:hAnsi="Arial" w:cs="Arial"/>
          <w:color w:val="000000" w:themeColor="text1"/>
          <w:vertAlign w:val="superscript"/>
        </w:rPr>
        <w:t>1</w:t>
      </w:r>
      <w:proofErr w:type="gramEnd"/>
      <w:r w:rsidRPr="00A37901">
        <w:rPr>
          <w:rFonts w:ascii="Arial" w:hAnsi="Arial" w:cs="Arial"/>
          <w:color w:val="000000" w:themeColor="text1"/>
        </w:rPr>
        <w:t xml:space="preserve">. </w:t>
      </w:r>
      <w:ins w:id="62" w:author="Pat Schloss" w:date="2017-10-27T13:39:00Z">
        <w:r w:rsidR="004C0104">
          <w:rPr>
            <w:rFonts w:ascii="Arial" w:hAnsi="Arial" w:cs="Arial"/>
            <w:color w:val="000000" w:themeColor="text1"/>
          </w:rPr>
          <w:t>I</w:t>
        </w:r>
        <w:r w:rsidR="004C0104" w:rsidRPr="00A37901">
          <w:rPr>
            <w:rFonts w:ascii="Arial" w:hAnsi="Arial" w:cs="Arial"/>
            <w:color w:val="000000" w:themeColor="text1"/>
          </w:rPr>
          <w:t xml:space="preserve">n addition to </w:t>
        </w:r>
        <w:r w:rsidR="004C0104">
          <w:rPr>
            <w:rFonts w:ascii="Arial" w:hAnsi="Arial" w:cs="Arial"/>
            <w:color w:val="000000" w:themeColor="text1"/>
          </w:rPr>
          <w:t xml:space="preserve">the environmental gradients within the colon, </w:t>
        </w:r>
      </w:ins>
      <w:del w:id="63" w:author="Pat Schloss" w:date="2017-10-27T13:39:00Z">
        <w:r w:rsidRPr="00A37901" w:rsidDel="004C0104">
          <w:rPr>
            <w:rFonts w:ascii="Arial" w:hAnsi="Arial" w:cs="Arial"/>
            <w:color w:val="000000" w:themeColor="text1"/>
          </w:rPr>
          <w:delText>T</w:delText>
        </w:r>
      </w:del>
      <w:ins w:id="64" w:author="Pat Schloss" w:date="2017-10-27T13:39:00Z">
        <w:r w:rsidR="004C0104">
          <w:rPr>
            <w:rFonts w:ascii="Arial" w:hAnsi="Arial" w:cs="Arial"/>
            <w:color w:val="000000" w:themeColor="text1"/>
          </w:rPr>
          <w:t>t</w:t>
        </w:r>
      </w:ins>
      <w:r w:rsidRPr="00A37901">
        <w:rPr>
          <w:rFonts w:ascii="Arial" w:hAnsi="Arial" w:cs="Arial"/>
          <w:color w:val="000000" w:themeColor="text1"/>
        </w:rPr>
        <w:t>he distal and proximal sides of the colon differ in the amount of inflammation present and the genomic instability of precancerous cells, respectively</w:t>
      </w:r>
      <w:del w:id="65" w:author="Pat Schloss" w:date="2017-10-27T13:39:00Z">
        <w:r w:rsidRPr="00A37901" w:rsidDel="004C0104">
          <w:rPr>
            <w:rFonts w:ascii="Arial" w:hAnsi="Arial" w:cs="Arial"/>
            <w:color w:val="000000" w:themeColor="text1"/>
          </w:rPr>
          <w:delText>, in addition to variation in the previously mentioned chemical gradients</w:delText>
        </w:r>
      </w:del>
      <w:r w:rsidRPr="00A37901">
        <w:rPr>
          <w:rFonts w:ascii="Arial" w:hAnsi="Arial" w:cs="Arial"/>
          <w:color w:val="000000" w:themeColor="text1"/>
          <w:vertAlign w:val="superscript"/>
        </w:rPr>
        <w:t>1,4,5</w:t>
      </w:r>
      <w:r w:rsidRPr="00A37901">
        <w:rPr>
          <w:rFonts w:ascii="Arial" w:hAnsi="Arial" w:cs="Arial"/>
          <w:color w:val="000000" w:themeColor="text1"/>
        </w:rPr>
        <w:t xml:space="preserve">. In IBD patients, disease occurring in the distal colon extending proximally is usually indicative of ulcerative colitis (UC), whereas </w:t>
      </w:r>
      <w:proofErr w:type="spellStart"/>
      <w:r w:rsidRPr="00A37901">
        <w:rPr>
          <w:rFonts w:ascii="Arial" w:hAnsi="Arial" w:cs="Arial"/>
          <w:color w:val="000000" w:themeColor="text1"/>
        </w:rPr>
        <w:t>Crohn's</w:t>
      </w:r>
      <w:proofErr w:type="spellEnd"/>
      <w:r w:rsidRPr="00A37901">
        <w:rPr>
          <w:rFonts w:ascii="Arial" w:hAnsi="Arial" w:cs="Arial"/>
          <w:color w:val="000000" w:themeColor="text1"/>
        </w:rPr>
        <w:t xml:space="preserve"> disease (CD) can occur anywhere along the GI tract, most commonly in the ileum and the cecum</w:t>
      </w:r>
      <w:r w:rsidRPr="00570C45">
        <w:rPr>
          <w:rFonts w:ascii="Arial" w:hAnsi="Arial" w:cs="Arial"/>
          <w:color w:val="000000" w:themeColor="text1"/>
          <w:vertAlign w:val="superscript"/>
        </w:rPr>
        <w:t>2</w:t>
      </w:r>
      <w:r w:rsidRPr="00A37901">
        <w:rPr>
          <w:rFonts w:ascii="Arial" w:hAnsi="Arial" w:cs="Arial"/>
          <w:color w:val="000000" w:themeColor="text1"/>
        </w:rPr>
        <w:t>. UC presents as continuous disease with only mucosal involvement, where as CD has skip lesions and full thickness involvement that may cause abscesses, strictures and fistulas</w:t>
      </w:r>
      <w:r w:rsidRPr="00570C45">
        <w:rPr>
          <w:rFonts w:ascii="Arial" w:hAnsi="Arial" w:cs="Arial"/>
          <w:color w:val="000000" w:themeColor="text1"/>
          <w:vertAlign w:val="superscript"/>
        </w:rPr>
        <w:t>2</w:t>
      </w:r>
      <w:r w:rsidRPr="00A37901">
        <w:rPr>
          <w:rFonts w:ascii="Arial" w:hAnsi="Arial" w:cs="Arial"/>
          <w:color w:val="000000" w:themeColor="text1"/>
        </w:rPr>
        <w:t xml:space="preserve">. Thus, given the varied physiology of the </w:t>
      </w:r>
      <w:r w:rsidRPr="00A37901">
        <w:rPr>
          <w:rFonts w:ascii="Arial" w:hAnsi="Arial" w:cs="Arial"/>
          <w:color w:val="000000" w:themeColor="text1"/>
        </w:rPr>
        <w:lastRenderedPageBreak/>
        <w:t xml:space="preserve">proximal-distal axis of the colon and known differences in disease patterns at these sites, symbiotic </w:t>
      </w:r>
      <w:del w:id="66" w:author="Pat Schloss" w:date="2017-10-27T14:48:00Z">
        <w:r w:rsidRPr="00A37901" w:rsidDel="00127AF9">
          <w:rPr>
            <w:rFonts w:ascii="Arial" w:hAnsi="Arial" w:cs="Arial"/>
            <w:color w:val="000000" w:themeColor="text1"/>
          </w:rPr>
          <w:delText xml:space="preserve">microbes </w:delText>
        </w:r>
      </w:del>
      <w:ins w:id="67" w:author="Pat Schloss" w:date="2017-10-27T14:48:00Z">
        <w:r w:rsidR="00127AF9">
          <w:rPr>
            <w:rFonts w:ascii="Arial" w:hAnsi="Arial" w:cs="Arial"/>
            <w:color w:val="000000" w:themeColor="text1"/>
          </w:rPr>
          <w:t>microbiota</w:t>
        </w:r>
        <w:r w:rsidR="00127AF9" w:rsidRPr="00A37901">
          <w:rPr>
            <w:rFonts w:ascii="Arial" w:hAnsi="Arial" w:cs="Arial"/>
            <w:color w:val="000000" w:themeColor="text1"/>
          </w:rPr>
          <w:t xml:space="preserve"> </w:t>
        </w:r>
      </w:ins>
      <w:r w:rsidRPr="00A37901">
        <w:rPr>
          <w:rFonts w:ascii="Arial" w:hAnsi="Arial" w:cs="Arial"/>
          <w:color w:val="000000" w:themeColor="text1"/>
        </w:rPr>
        <w:t xml:space="preserve">and their metabolites likely vary as well, and may influence the </w:t>
      </w:r>
      <w:proofErr w:type="spellStart"/>
      <w:r w:rsidRPr="00A37901">
        <w:rPr>
          <w:rFonts w:ascii="Arial" w:hAnsi="Arial" w:cs="Arial"/>
          <w:color w:val="000000" w:themeColor="text1"/>
        </w:rPr>
        <w:t>heterogenous</w:t>
      </w:r>
      <w:proofErr w:type="spellEnd"/>
      <w:r w:rsidRPr="00A37901">
        <w:rPr>
          <w:rFonts w:ascii="Arial" w:hAnsi="Arial" w:cs="Arial"/>
          <w:color w:val="000000" w:themeColor="text1"/>
        </w:rPr>
        <w:t xml:space="preserve"> disease prognoses of IBD and CRC. Because CRC can be a long-term complication of IBD, the distribution of </w:t>
      </w:r>
      <w:ins w:id="68" w:author="Pat Schloss" w:date="2017-10-27T14:48:00Z">
        <w:r w:rsidR="00127AF9">
          <w:rPr>
            <w:rFonts w:ascii="Arial" w:hAnsi="Arial" w:cs="Arial"/>
            <w:color w:val="000000" w:themeColor="text1"/>
          </w:rPr>
          <w:t>microbiota</w:t>
        </w:r>
        <w:r w:rsidR="00127AF9" w:rsidRPr="00A37901" w:rsidDel="00127AF9">
          <w:rPr>
            <w:rFonts w:ascii="Arial" w:hAnsi="Arial" w:cs="Arial"/>
            <w:color w:val="000000" w:themeColor="text1"/>
          </w:rPr>
          <w:t xml:space="preserve"> </w:t>
        </w:r>
      </w:ins>
      <w:del w:id="69" w:author="Pat Schloss" w:date="2017-10-27T14:48:00Z">
        <w:r w:rsidRPr="00A37901" w:rsidDel="00127AF9">
          <w:rPr>
            <w:rFonts w:ascii="Arial" w:hAnsi="Arial" w:cs="Arial"/>
            <w:color w:val="000000" w:themeColor="text1"/>
          </w:rPr>
          <w:delText xml:space="preserve">microbes </w:delText>
        </w:r>
      </w:del>
      <w:r w:rsidRPr="00A37901">
        <w:rPr>
          <w:rFonts w:ascii="Arial" w:hAnsi="Arial" w:cs="Arial"/>
          <w:color w:val="000000" w:themeColor="text1"/>
        </w:rPr>
        <w:t>is important to understanding the pathophysiology of both diseases.</w:t>
      </w:r>
    </w:p>
    <w:p w14:paraId="23390AE6" w14:textId="2644FD64"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Several recent findings have shown that development and progression of IBD or CRC can be attributed to specific molecular events as a result of interactions between the gut microbiota and human host</w:t>
      </w:r>
      <w:r w:rsidRPr="00A37901">
        <w:rPr>
          <w:rFonts w:ascii="Arial" w:hAnsi="Arial" w:cs="Arial"/>
          <w:color w:val="000000" w:themeColor="text1"/>
          <w:vertAlign w:val="superscript"/>
        </w:rPr>
        <w:t>1</w:t>
      </w:r>
      <w:proofErr w:type="gramStart"/>
      <w:r w:rsidRPr="00A37901">
        <w:rPr>
          <w:rFonts w:ascii="Arial" w:hAnsi="Arial" w:cs="Arial"/>
          <w:color w:val="000000" w:themeColor="text1"/>
          <w:vertAlign w:val="superscript"/>
        </w:rPr>
        <w:t>,3</w:t>
      </w:r>
      <w:proofErr w:type="gramEnd"/>
      <w:r w:rsidRPr="00A37901">
        <w:rPr>
          <w:rFonts w:ascii="Arial" w:hAnsi="Arial" w:cs="Arial"/>
          <w:color w:val="000000" w:themeColor="text1"/>
        </w:rPr>
        <w:t>. For instance, comparison of the bacteria present on CRC tumors with those found on nearby healthy tissue has identified specific species that are tumor-associated</w:t>
      </w:r>
      <w:r w:rsidR="00570C45">
        <w:rPr>
          <w:rFonts w:ascii="Arial" w:hAnsi="Arial" w:cs="Arial"/>
          <w:color w:val="000000" w:themeColor="text1"/>
        </w:rPr>
        <w:t xml:space="preserve"> </w:t>
      </w:r>
      <w:del w:id="70" w:author="Pat Schloss" w:date="2017-10-27T13:42:00Z">
        <w:r w:rsidRPr="00570C45" w:rsidDel="004C0104">
          <w:rPr>
            <w:rFonts w:ascii="Arial" w:hAnsi="Arial" w:cs="Arial"/>
            <w:color w:val="000000" w:themeColor="text1"/>
            <w:vertAlign w:val="superscript"/>
          </w:rPr>
          <w:delText>6</w:delText>
        </w:r>
      </w:del>
      <w:ins w:id="71" w:author="Pat Schloss" w:date="2017-10-27T13:41:00Z">
        <w:r w:rsidR="004C0104">
          <w:rPr>
            <w:rFonts w:ascii="Arial" w:hAnsi="Arial" w:cs="Arial"/>
            <w:color w:val="000000" w:themeColor="text1"/>
          </w:rPr>
          <w:t xml:space="preserve">as well as those that are more prevalent in fecal samples of </w:t>
        </w:r>
      </w:ins>
      <w:ins w:id="72" w:author="Pat Schloss" w:date="2017-10-27T13:42:00Z">
        <w:r w:rsidR="004C0104">
          <w:rPr>
            <w:rFonts w:ascii="Arial" w:hAnsi="Arial" w:cs="Arial"/>
            <w:color w:val="000000" w:themeColor="text1"/>
          </w:rPr>
          <w:t>people</w:t>
        </w:r>
      </w:ins>
      <w:ins w:id="73" w:author="Pat Schloss" w:date="2017-10-27T13:41:00Z">
        <w:r w:rsidR="004C0104">
          <w:rPr>
            <w:rFonts w:ascii="Arial" w:hAnsi="Arial" w:cs="Arial"/>
            <w:color w:val="000000" w:themeColor="text1"/>
          </w:rPr>
          <w:t xml:space="preserve"> </w:t>
        </w:r>
      </w:ins>
      <w:ins w:id="74" w:author="Pat Schloss" w:date="2017-10-27T13:42:00Z">
        <w:r w:rsidR="004C0104">
          <w:rPr>
            <w:rFonts w:ascii="Arial" w:hAnsi="Arial" w:cs="Arial"/>
            <w:color w:val="000000" w:themeColor="text1"/>
          </w:rPr>
          <w:t xml:space="preserve">with varying stages of tumorigenesis </w:t>
        </w:r>
        <w:r w:rsidR="004C0104" w:rsidRPr="00570C45">
          <w:rPr>
            <w:rFonts w:ascii="Arial" w:hAnsi="Arial" w:cs="Arial"/>
            <w:color w:val="000000" w:themeColor="text1"/>
            <w:vertAlign w:val="superscript"/>
          </w:rPr>
          <w:t>6</w:t>
        </w:r>
        <w:r w:rsidR="00F57438">
          <w:rPr>
            <w:rFonts w:ascii="Arial" w:hAnsi="Arial" w:cs="Arial"/>
            <w:color w:val="000000" w:themeColor="text1"/>
            <w:vertAlign w:val="superscript"/>
          </w:rPr>
          <w:t>,</w:t>
        </w:r>
        <w:r w:rsidR="004C0104" w:rsidRPr="00570C45">
          <w:rPr>
            <w:rFonts w:ascii="Arial" w:hAnsi="Arial" w:cs="Arial"/>
            <w:color w:val="000000" w:themeColor="text1"/>
            <w:vertAlign w:val="superscript"/>
          </w:rPr>
          <w:t>7</w:t>
        </w:r>
      </w:ins>
      <w:del w:id="75" w:author="Pat Schloss" w:date="2017-10-27T13:41:00Z">
        <w:r w:rsidRPr="00A37901" w:rsidDel="004C0104">
          <w:rPr>
            <w:rFonts w:ascii="Arial" w:hAnsi="Arial" w:cs="Arial"/>
            <w:color w:val="000000" w:themeColor="text1"/>
          </w:rPr>
          <w:delText>.</w:delText>
        </w:r>
      </w:del>
      <w:ins w:id="76" w:author="Pat Schloss" w:date="2017-10-27T13:42:00Z">
        <w:r w:rsidR="004C0104">
          <w:rPr>
            <w:rFonts w:ascii="Arial" w:hAnsi="Arial" w:cs="Arial"/>
            <w:color w:val="000000" w:themeColor="text1"/>
          </w:rPr>
          <w:t xml:space="preserve">. </w:t>
        </w:r>
      </w:ins>
      <w:del w:id="77" w:author="Pat Schloss" w:date="2017-10-27T13:42:00Z">
        <w:r w:rsidRPr="00A37901" w:rsidDel="004C0104">
          <w:rPr>
            <w:rFonts w:ascii="Arial" w:hAnsi="Arial" w:cs="Arial"/>
            <w:color w:val="000000" w:themeColor="text1"/>
          </w:rPr>
          <w:delText xml:space="preserve"> </w:delText>
        </w:r>
      </w:del>
      <w:r w:rsidRPr="00A37901">
        <w:rPr>
          <w:rFonts w:ascii="Arial" w:hAnsi="Arial" w:cs="Arial"/>
          <w:color w:val="000000" w:themeColor="text1"/>
        </w:rPr>
        <w:t xml:space="preserve">These species include the oral pathogens </w:t>
      </w:r>
      <w:r w:rsidRPr="00A37901">
        <w:rPr>
          <w:rFonts w:ascii="Arial" w:hAnsi="Arial" w:cs="Arial"/>
          <w:i/>
          <w:color w:val="000000" w:themeColor="text1"/>
        </w:rPr>
        <w:t>Fusobacterium nucleatum</w:t>
      </w:r>
      <w:r w:rsidRPr="00A37901">
        <w:rPr>
          <w:rFonts w:ascii="Arial" w:hAnsi="Arial" w:cs="Arial"/>
          <w:color w:val="000000" w:themeColor="text1"/>
        </w:rPr>
        <w:t xml:space="preserve"> and </w:t>
      </w:r>
      <w:proofErr w:type="spellStart"/>
      <w:r w:rsidRPr="00A37901">
        <w:rPr>
          <w:rFonts w:ascii="Arial" w:hAnsi="Arial" w:cs="Arial"/>
          <w:i/>
          <w:color w:val="000000" w:themeColor="text1"/>
        </w:rPr>
        <w:t>Porphyromonas</w:t>
      </w:r>
      <w:proofErr w:type="spellEnd"/>
      <w:r w:rsidRPr="00A37901">
        <w:rPr>
          <w:rFonts w:ascii="Arial" w:hAnsi="Arial" w:cs="Arial"/>
          <w:i/>
          <w:color w:val="000000" w:themeColor="text1"/>
        </w:rPr>
        <w:t xml:space="preserve"> </w:t>
      </w:r>
      <w:proofErr w:type="spellStart"/>
      <w:r w:rsidRPr="00A37901">
        <w:rPr>
          <w:rFonts w:ascii="Arial" w:hAnsi="Arial" w:cs="Arial"/>
          <w:i/>
          <w:color w:val="000000" w:themeColor="text1"/>
        </w:rPr>
        <w:t>asacharolytica</w:t>
      </w:r>
      <w:proofErr w:type="spellEnd"/>
      <w:r w:rsidRPr="00A37901">
        <w:rPr>
          <w:rFonts w:ascii="Arial" w:hAnsi="Arial" w:cs="Arial"/>
          <w:color w:val="000000" w:themeColor="text1"/>
        </w:rPr>
        <w:t xml:space="preserve">. </w:t>
      </w:r>
      <w:del w:id="78" w:author="Pat Schloss" w:date="2017-10-27T13:42:00Z">
        <w:r w:rsidRPr="00A37901" w:rsidDel="004C0104">
          <w:rPr>
            <w:rFonts w:ascii="Arial" w:hAnsi="Arial" w:cs="Arial"/>
            <w:color w:val="000000" w:themeColor="text1"/>
          </w:rPr>
          <w:delText>Interestingly, these periodontal pathogens have been highly predictive of whether a patient had CRC tumors or not in our prior human stool classification studies</w:delText>
        </w:r>
      </w:del>
      <w:del w:id="79" w:author="Pat Schloss" w:date="2017-10-27T13:41:00Z">
        <w:r w:rsidRPr="00570C45" w:rsidDel="004C0104">
          <w:rPr>
            <w:rFonts w:ascii="Arial" w:hAnsi="Arial" w:cs="Arial"/>
            <w:color w:val="000000" w:themeColor="text1"/>
            <w:vertAlign w:val="superscript"/>
          </w:rPr>
          <w:delText>7</w:delText>
        </w:r>
      </w:del>
      <w:del w:id="80" w:author="Pat Schloss" w:date="2017-10-27T13:42:00Z">
        <w:r w:rsidRPr="00A37901" w:rsidDel="004C0104">
          <w:rPr>
            <w:rFonts w:ascii="Arial" w:hAnsi="Arial" w:cs="Arial"/>
            <w:color w:val="000000" w:themeColor="text1"/>
          </w:rPr>
          <w:delText xml:space="preserve">. </w:delText>
        </w:r>
      </w:del>
      <w:r w:rsidRPr="00A37901">
        <w:rPr>
          <w:rFonts w:ascii="Arial" w:hAnsi="Arial" w:cs="Arial"/>
          <w:i/>
          <w:color w:val="000000" w:themeColor="text1"/>
        </w:rPr>
        <w:t xml:space="preserve">F. </w:t>
      </w:r>
      <w:proofErr w:type="gramStart"/>
      <w:r w:rsidRPr="00A37901">
        <w:rPr>
          <w:rFonts w:ascii="Arial" w:hAnsi="Arial" w:cs="Arial"/>
          <w:i/>
          <w:color w:val="000000" w:themeColor="text1"/>
        </w:rPr>
        <w:t>nucleatum</w:t>
      </w:r>
      <w:proofErr w:type="gramEnd"/>
      <w:r w:rsidRPr="00A37901">
        <w:rPr>
          <w:rFonts w:ascii="Arial" w:hAnsi="Arial" w:cs="Arial"/>
          <w:color w:val="000000" w:themeColor="text1"/>
        </w:rPr>
        <w:t xml:space="preserve"> has also been found to be elevated in the stool and biopsies of patients with IBD as compared to healthy controls</w:t>
      </w:r>
      <w:r w:rsidRPr="00570C45">
        <w:rPr>
          <w:rFonts w:ascii="Arial" w:hAnsi="Arial" w:cs="Arial"/>
          <w:color w:val="000000" w:themeColor="text1"/>
          <w:vertAlign w:val="superscript"/>
        </w:rPr>
        <w:t>8</w:t>
      </w:r>
      <w:r w:rsidRPr="00A37901">
        <w:rPr>
          <w:rFonts w:ascii="Arial" w:hAnsi="Arial" w:cs="Arial"/>
          <w:color w:val="000000" w:themeColor="text1"/>
        </w:rPr>
        <w:t xml:space="preserve">. Furthermore, studies of </w:t>
      </w:r>
      <w:r w:rsidRPr="00A37901">
        <w:rPr>
          <w:rFonts w:ascii="Arial" w:hAnsi="Arial" w:cs="Arial"/>
          <w:i/>
          <w:color w:val="000000" w:themeColor="text1"/>
        </w:rPr>
        <w:t>F. nucleatum</w:t>
      </w:r>
      <w:r w:rsidRPr="00A37901">
        <w:rPr>
          <w:rFonts w:ascii="Arial" w:hAnsi="Arial" w:cs="Arial"/>
          <w:color w:val="000000" w:themeColor="text1"/>
        </w:rPr>
        <w:t xml:space="preserve"> isolated from mucosal biopsies showed that more invasive </w:t>
      </w:r>
      <w:r w:rsidRPr="00A37901">
        <w:rPr>
          <w:rFonts w:ascii="Arial" w:hAnsi="Arial" w:cs="Arial"/>
          <w:i/>
          <w:color w:val="000000" w:themeColor="text1"/>
        </w:rPr>
        <w:t>F. nucleatum</w:t>
      </w:r>
      <w:r w:rsidRPr="00A37901">
        <w:rPr>
          <w:rFonts w:ascii="Arial" w:hAnsi="Arial" w:cs="Arial"/>
          <w:color w:val="000000" w:themeColor="text1"/>
        </w:rPr>
        <w:t xml:space="preserve"> positively correlates with IBD disease level</w:t>
      </w:r>
      <w:r w:rsidRPr="00570C45">
        <w:rPr>
          <w:rFonts w:ascii="Arial" w:hAnsi="Arial" w:cs="Arial"/>
          <w:color w:val="000000" w:themeColor="text1"/>
          <w:vertAlign w:val="superscript"/>
        </w:rPr>
        <w:t>8</w:t>
      </w:r>
      <w:r w:rsidRPr="00A37901">
        <w:rPr>
          <w:rFonts w:ascii="Arial" w:hAnsi="Arial" w:cs="Arial"/>
          <w:color w:val="000000" w:themeColor="text1"/>
        </w:rPr>
        <w:t xml:space="preserve">. Like many intestinal pathogens, the </w:t>
      </w:r>
      <w:del w:id="81" w:author="Pat Schloss" w:date="2017-10-27T13:43:00Z">
        <w:r w:rsidRPr="00A37901" w:rsidDel="00612CB5">
          <w:rPr>
            <w:rFonts w:ascii="Arial" w:hAnsi="Arial" w:cs="Arial"/>
            <w:color w:val="000000" w:themeColor="text1"/>
          </w:rPr>
          <w:delText xml:space="preserve">bacteria </w:delText>
        </w:r>
      </w:del>
      <w:ins w:id="82" w:author="Pat Schloss" w:date="2017-10-27T13:43:00Z">
        <w:r w:rsidR="00612CB5" w:rsidRPr="00A37901">
          <w:rPr>
            <w:rFonts w:ascii="Arial" w:hAnsi="Arial" w:cs="Arial"/>
            <w:color w:val="000000" w:themeColor="text1"/>
          </w:rPr>
          <w:t>bacteri</w:t>
        </w:r>
        <w:r w:rsidR="00612CB5">
          <w:rPr>
            <w:rFonts w:ascii="Arial" w:hAnsi="Arial" w:cs="Arial"/>
            <w:color w:val="000000" w:themeColor="text1"/>
          </w:rPr>
          <w:t>a</w:t>
        </w:r>
        <w:r w:rsidR="00612CB5" w:rsidRPr="00A37901">
          <w:rPr>
            <w:rFonts w:ascii="Arial" w:hAnsi="Arial" w:cs="Arial"/>
            <w:color w:val="000000" w:themeColor="text1"/>
          </w:rPr>
          <w:t xml:space="preserve"> </w:t>
        </w:r>
      </w:ins>
      <w:r w:rsidRPr="00A37901">
        <w:rPr>
          <w:rFonts w:ascii="Arial" w:hAnsi="Arial" w:cs="Arial"/>
          <w:color w:val="000000" w:themeColor="text1"/>
        </w:rPr>
        <w:t xml:space="preserve">appear to have a high-impact despite being </w:t>
      </w:r>
      <w:proofErr w:type="gramStart"/>
      <w:r w:rsidRPr="00A37901">
        <w:rPr>
          <w:rFonts w:ascii="Arial" w:hAnsi="Arial" w:cs="Arial"/>
          <w:color w:val="000000" w:themeColor="text1"/>
        </w:rPr>
        <w:t>lowly-abundant</w:t>
      </w:r>
      <w:proofErr w:type="gramEnd"/>
      <w:r w:rsidRPr="00A37901">
        <w:rPr>
          <w:rFonts w:ascii="Arial" w:hAnsi="Arial" w:cs="Arial"/>
          <w:color w:val="000000" w:themeColor="text1"/>
        </w:rPr>
        <w:t xml:space="preserve"> in the community</w:t>
      </w:r>
      <w:r w:rsidRPr="00570C45">
        <w:rPr>
          <w:rFonts w:ascii="Arial" w:hAnsi="Arial" w:cs="Arial"/>
          <w:color w:val="000000" w:themeColor="text1"/>
          <w:vertAlign w:val="superscript"/>
        </w:rPr>
        <w:t>2</w:t>
      </w:r>
      <w:r w:rsidRPr="00A37901">
        <w:rPr>
          <w:rFonts w:ascii="Arial" w:hAnsi="Arial" w:cs="Arial"/>
          <w:color w:val="000000" w:themeColor="text1"/>
        </w:rPr>
        <w:t>. The physiology of these rare taxa may contribute to the colonic disease state. These studies often examined only shed human stool or the small intestine, preventing fine-resolution analysis of paired samples from the proximal and distal sides of the colon. Similarly, comparisons of on- or off-tumor/lesion bacteria rarely have matched tissue from the other side of the colon from the same</w:t>
      </w:r>
      <w:ins w:id="83" w:author="Pat Schloss" w:date="2017-10-27T13:43:00Z">
        <w:r w:rsidR="00612CB5">
          <w:rPr>
            <w:rFonts w:ascii="Arial" w:hAnsi="Arial" w:cs="Arial"/>
            <w:color w:val="000000" w:themeColor="text1"/>
          </w:rPr>
          <w:t xml:space="preserve">, </w:t>
        </w:r>
      </w:ins>
      <w:ins w:id="84" w:author="Pat Schloss" w:date="2017-10-27T13:44:00Z">
        <w:r w:rsidR="00612CB5">
          <w:rPr>
            <w:rFonts w:ascii="Arial" w:hAnsi="Arial" w:cs="Arial"/>
            <w:color w:val="000000" w:themeColor="text1"/>
          </w:rPr>
          <w:t>disease-bearing</w:t>
        </w:r>
      </w:ins>
      <w:ins w:id="85" w:author="Pat Schloss" w:date="2017-10-27T13:43:00Z">
        <w:r w:rsidR="00612CB5">
          <w:rPr>
            <w:rFonts w:ascii="Arial" w:hAnsi="Arial" w:cs="Arial"/>
            <w:color w:val="000000" w:themeColor="text1"/>
          </w:rPr>
          <w:t xml:space="preserve"> </w:t>
        </w:r>
      </w:ins>
      <w:del w:id="86" w:author="Pat Schloss" w:date="2017-10-27T13:43:00Z">
        <w:r w:rsidRPr="00A37901" w:rsidDel="00612CB5">
          <w:rPr>
            <w:rFonts w:ascii="Arial" w:hAnsi="Arial" w:cs="Arial"/>
            <w:color w:val="000000" w:themeColor="text1"/>
          </w:rPr>
          <w:delText xml:space="preserve"> </w:delText>
        </w:r>
      </w:del>
      <w:r w:rsidRPr="00A37901">
        <w:rPr>
          <w:rFonts w:ascii="Arial" w:hAnsi="Arial" w:cs="Arial"/>
          <w:color w:val="000000" w:themeColor="text1"/>
        </w:rPr>
        <w:t xml:space="preserve">patient, limiting what conclusions can be drawn about the colonic microbiome overall, let alone at that specific site. Due to these limitations, the contribution of the gut </w:t>
      </w:r>
      <w:r w:rsidRPr="00A37901">
        <w:rPr>
          <w:rFonts w:ascii="Arial" w:hAnsi="Arial" w:cs="Arial"/>
          <w:color w:val="000000" w:themeColor="text1"/>
        </w:rPr>
        <w:lastRenderedPageBreak/>
        <w:t xml:space="preserve">microbiota to </w:t>
      </w:r>
      <w:ins w:id="87" w:author="Pat Schloss" w:date="2017-10-27T13:44:00Z">
        <w:r w:rsidR="00612CB5">
          <w:rPr>
            <w:rFonts w:ascii="Arial" w:hAnsi="Arial" w:cs="Arial"/>
            <w:color w:val="000000" w:themeColor="text1"/>
          </w:rPr>
          <w:t xml:space="preserve">CRC and </w:t>
        </w:r>
      </w:ins>
      <w:r w:rsidRPr="00A37901">
        <w:rPr>
          <w:rFonts w:ascii="Arial" w:hAnsi="Arial" w:cs="Arial"/>
          <w:color w:val="000000" w:themeColor="text1"/>
        </w:rPr>
        <w:t xml:space="preserve">IBD </w:t>
      </w:r>
      <w:del w:id="88" w:author="Pat Schloss" w:date="2017-10-27T13:44:00Z">
        <w:r w:rsidRPr="00A37901" w:rsidDel="00612CB5">
          <w:rPr>
            <w:rFonts w:ascii="Arial" w:hAnsi="Arial" w:cs="Arial"/>
            <w:color w:val="000000" w:themeColor="text1"/>
          </w:rPr>
          <w:delText xml:space="preserve">and CRC </w:delText>
        </w:r>
      </w:del>
      <w:r w:rsidRPr="00A37901">
        <w:rPr>
          <w:rFonts w:ascii="Arial" w:hAnsi="Arial" w:cs="Arial"/>
          <w:color w:val="000000" w:themeColor="text1"/>
        </w:rPr>
        <w:t xml:space="preserve">disease location in the colon is largely undefined. Characterizing these communities </w:t>
      </w:r>
      <w:ins w:id="89" w:author="Pat Schloss" w:date="2017-10-27T13:44:00Z">
        <w:r w:rsidR="00612CB5">
          <w:rPr>
            <w:rFonts w:ascii="Arial" w:hAnsi="Arial" w:cs="Arial"/>
            <w:color w:val="000000" w:themeColor="text1"/>
          </w:rPr>
          <w:t xml:space="preserve">in healthy individuals </w:t>
        </w:r>
      </w:ins>
      <w:r w:rsidRPr="00A37901">
        <w:rPr>
          <w:rFonts w:ascii="Arial" w:hAnsi="Arial" w:cs="Arial"/>
          <w:color w:val="000000" w:themeColor="text1"/>
        </w:rPr>
        <w:t>could provide needed insight into disease etiology, including how the disruption of the healthy community could promote the initiation or proliferation of the distinct proximal and distal CRC tumors or IBD flares.</w:t>
      </w:r>
    </w:p>
    <w:p w14:paraId="5E63EA8D" w14:textId="59615255"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The few existing profiles of the microbial </w:t>
      </w:r>
      <w:del w:id="90" w:author="Pat Schloss" w:date="2017-10-27T14:50:00Z">
        <w:r w:rsidRPr="00A37901" w:rsidDel="000727EF">
          <w:rPr>
            <w:rFonts w:ascii="Arial" w:hAnsi="Arial" w:cs="Arial"/>
            <w:color w:val="000000" w:themeColor="text1"/>
          </w:rPr>
          <w:delText xml:space="preserve">biogeography </w:delText>
        </w:r>
      </w:del>
      <w:ins w:id="91" w:author="Pat Schloss" w:date="2017-10-27T14:50:00Z">
        <w:r w:rsidR="000727EF">
          <w:rPr>
            <w:rFonts w:ascii="Arial" w:hAnsi="Arial" w:cs="Arial"/>
            <w:color w:val="000000" w:themeColor="text1"/>
          </w:rPr>
          <w:t xml:space="preserve">spatial variation within the colon </w:t>
        </w:r>
      </w:ins>
      <w:del w:id="92" w:author="Pat Schloss" w:date="2017-10-27T14:50:00Z">
        <w:r w:rsidRPr="00A37901" w:rsidDel="000727EF">
          <w:rPr>
            <w:rFonts w:ascii="Arial" w:hAnsi="Arial" w:cs="Arial"/>
            <w:color w:val="000000" w:themeColor="text1"/>
          </w:rPr>
          <w:delText xml:space="preserve">of the gut </w:delText>
        </w:r>
      </w:del>
      <w:r w:rsidRPr="00A37901">
        <w:rPr>
          <w:rFonts w:ascii="Arial" w:hAnsi="Arial" w:cs="Arial"/>
          <w:color w:val="000000" w:themeColor="text1"/>
        </w:rPr>
        <w:t>have been limited by sample collection methods. The majority of human gut microbiome studies have been performed on whole shed feces or on samples collected during colonoscopy or surgery. While the latter method allows investigators to acquire samples from inside the human colon, typically these procedures are preceded by the use of bowel preparation methods such as the consumption of laxatives to cleanse the bowel. Bowel preparation is essential for detecting cancerous or precancerous lesions in the colon, but complicates microbiome profiling as the chemicals strip the bowel of contents and disrupt the mucosal layer</w:t>
      </w:r>
      <w:r w:rsidRPr="00A37901">
        <w:rPr>
          <w:rFonts w:ascii="Arial" w:hAnsi="Arial" w:cs="Arial"/>
          <w:color w:val="000000" w:themeColor="text1"/>
          <w:vertAlign w:val="superscript"/>
        </w:rPr>
        <w:t>9</w:t>
      </w:r>
      <w:proofErr w:type="gramStart"/>
      <w:r w:rsidRPr="00A37901">
        <w:rPr>
          <w:rFonts w:ascii="Arial" w:hAnsi="Arial" w:cs="Arial"/>
          <w:color w:val="000000" w:themeColor="text1"/>
          <w:vertAlign w:val="superscript"/>
        </w:rPr>
        <w:t>,10</w:t>
      </w:r>
      <w:proofErr w:type="gramEnd"/>
      <w:r w:rsidRPr="00A37901">
        <w:rPr>
          <w:rFonts w:ascii="Arial" w:hAnsi="Arial" w:cs="Arial"/>
          <w:color w:val="000000" w:themeColor="text1"/>
        </w:rPr>
        <w:t xml:space="preserve">. As such, what little information we do have about the </w:t>
      </w:r>
      <w:del w:id="93" w:author="Pat Schloss" w:date="2017-10-27T14:50:00Z">
        <w:r w:rsidRPr="00A37901" w:rsidDel="000727EF">
          <w:rPr>
            <w:rFonts w:ascii="Arial" w:hAnsi="Arial" w:cs="Arial"/>
            <w:color w:val="000000" w:themeColor="text1"/>
          </w:rPr>
          <w:delText xml:space="preserve">biogeographical </w:delText>
        </w:r>
      </w:del>
      <w:ins w:id="94" w:author="Pat Schloss" w:date="2017-10-27T14:50:00Z">
        <w:r w:rsidR="000727EF">
          <w:rPr>
            <w:rFonts w:ascii="Arial" w:hAnsi="Arial" w:cs="Arial"/>
            <w:color w:val="000000" w:themeColor="text1"/>
          </w:rPr>
          <w:t xml:space="preserve">spatial </w:t>
        </w:r>
      </w:ins>
      <w:r w:rsidRPr="00A37901">
        <w:rPr>
          <w:rFonts w:ascii="Arial" w:hAnsi="Arial" w:cs="Arial"/>
          <w:color w:val="000000" w:themeColor="text1"/>
        </w:rPr>
        <w:t xml:space="preserve">distribution of the </w:t>
      </w:r>
      <w:del w:id="95" w:author="Pat Schloss" w:date="2017-10-27T14:48:00Z">
        <w:r w:rsidRPr="00A37901" w:rsidDel="00127AF9">
          <w:rPr>
            <w:rFonts w:ascii="Arial" w:hAnsi="Arial" w:cs="Arial"/>
            <w:color w:val="000000" w:themeColor="text1"/>
          </w:rPr>
          <w:delText xml:space="preserve">microbes </w:delText>
        </w:r>
      </w:del>
      <w:ins w:id="96" w:author="Pat Schloss" w:date="2017-10-27T14:48:00Z">
        <w:r w:rsidR="00127AF9">
          <w:rPr>
            <w:rFonts w:ascii="Arial" w:hAnsi="Arial" w:cs="Arial"/>
            <w:color w:val="000000" w:themeColor="text1"/>
          </w:rPr>
          <w:t>microbiota</w:t>
        </w:r>
        <w:r w:rsidR="00127AF9" w:rsidRPr="00A37901">
          <w:rPr>
            <w:rFonts w:ascii="Arial" w:hAnsi="Arial" w:cs="Arial"/>
            <w:color w:val="000000" w:themeColor="text1"/>
          </w:rPr>
          <w:t xml:space="preserve"> </w:t>
        </w:r>
      </w:ins>
      <w:r w:rsidRPr="00A37901">
        <w:rPr>
          <w:rFonts w:ascii="Arial" w:hAnsi="Arial" w:cs="Arial"/>
          <w:color w:val="000000" w:themeColor="text1"/>
        </w:rPr>
        <w:t>in the proximal and distal colon is confounded by the bowel preparation procedure.</w:t>
      </w:r>
    </w:p>
    <w:p w14:paraId="3A2A0AA0" w14:textId="2AA5D099" w:rsidR="00803D42"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Here we address the limitations of previous studies and </w:t>
      </w:r>
      <w:del w:id="97" w:author="Pat Schloss" w:date="2017-10-27T13:45:00Z">
        <w:r w:rsidRPr="00A37901" w:rsidDel="00052942">
          <w:rPr>
            <w:rFonts w:ascii="Arial" w:hAnsi="Arial" w:cs="Arial"/>
            <w:color w:val="000000" w:themeColor="text1"/>
          </w:rPr>
          <w:delText xml:space="preserve">effectively </w:delText>
        </w:r>
      </w:del>
      <w:r w:rsidRPr="00A37901">
        <w:rPr>
          <w:rFonts w:ascii="Arial" w:hAnsi="Arial" w:cs="Arial"/>
          <w:color w:val="000000" w:themeColor="text1"/>
        </w:rPr>
        <w:t xml:space="preserve">identify the </w:t>
      </w:r>
      <w:del w:id="98" w:author="Pat Schloss" w:date="2017-10-27T13:45:00Z">
        <w:r w:rsidRPr="00A37901" w:rsidDel="00052942">
          <w:rPr>
            <w:rFonts w:ascii="Arial" w:hAnsi="Arial" w:cs="Arial"/>
            <w:color w:val="000000" w:themeColor="text1"/>
          </w:rPr>
          <w:delText xml:space="preserve">microbes </w:delText>
        </w:r>
      </w:del>
      <w:ins w:id="99" w:author="Pat Schloss" w:date="2017-10-27T13:45:00Z">
        <w:r w:rsidR="00052942">
          <w:rPr>
            <w:rFonts w:ascii="Arial" w:hAnsi="Arial" w:cs="Arial"/>
            <w:color w:val="000000" w:themeColor="text1"/>
          </w:rPr>
          <w:t xml:space="preserve">microbiota </w:t>
        </w:r>
      </w:ins>
      <w:r w:rsidRPr="00A37901">
        <w:rPr>
          <w:rFonts w:ascii="Arial" w:hAnsi="Arial" w:cs="Arial"/>
          <w:color w:val="000000" w:themeColor="text1"/>
        </w:rPr>
        <w:t xml:space="preserve">specific to the lumen and mucosa of the proximal and distal healthy human colon. We used an unprepared colonoscopy technique to sample the natural community of each location of the gut without prior disruption of the native bacteria in 20 healthy volunteers. To address the inherent inter-individual variation in </w:t>
      </w:r>
      <w:del w:id="100" w:author="Pat Schloss" w:date="2017-10-27T13:45:00Z">
        <w:r w:rsidRPr="00A37901" w:rsidDel="00052942">
          <w:rPr>
            <w:rFonts w:ascii="Arial" w:hAnsi="Arial" w:cs="Arial"/>
            <w:color w:val="000000" w:themeColor="text1"/>
          </w:rPr>
          <w:delText>human microbiomes</w:delText>
        </w:r>
      </w:del>
      <w:ins w:id="101" w:author="Pat Schloss" w:date="2017-10-27T13:45:00Z">
        <w:r w:rsidR="00052942">
          <w:rPr>
            <w:rFonts w:ascii="Arial" w:hAnsi="Arial" w:cs="Arial"/>
            <w:color w:val="000000" w:themeColor="text1"/>
          </w:rPr>
          <w:t>microbiota</w:t>
        </w:r>
      </w:ins>
      <w:r w:rsidRPr="00A37901">
        <w:rPr>
          <w:rFonts w:ascii="Arial" w:hAnsi="Arial" w:cs="Arial"/>
          <w:color w:val="000000" w:themeColor="text1"/>
        </w:rPr>
        <w:t xml:space="preserve">, we used a machine-learning classification algorithm trained on </w:t>
      </w:r>
      <w:del w:id="102" w:author="Pat Schloss" w:date="2017-10-27T13:45:00Z">
        <w:r w:rsidRPr="00A37901" w:rsidDel="009E1DCE">
          <w:rPr>
            <w:rFonts w:ascii="Arial" w:hAnsi="Arial" w:cs="Arial"/>
            <w:color w:val="000000" w:themeColor="text1"/>
          </w:rPr>
          <w:delText xml:space="preserve">curated </w:delText>
        </w:r>
      </w:del>
      <w:r w:rsidRPr="00A37901">
        <w:rPr>
          <w:rFonts w:ascii="Arial" w:hAnsi="Arial" w:cs="Arial"/>
          <w:color w:val="000000" w:themeColor="text1"/>
        </w:rPr>
        <w:t xml:space="preserve">16S rRNA sequencing reads to identify </w:t>
      </w:r>
      <w:del w:id="103" w:author="Pat Schloss" w:date="2017-10-27T13:45:00Z">
        <w:r w:rsidRPr="00A37901" w:rsidDel="009E1DCE">
          <w:rPr>
            <w:rFonts w:ascii="Arial" w:hAnsi="Arial" w:cs="Arial"/>
            <w:color w:val="000000" w:themeColor="text1"/>
          </w:rPr>
          <w:delText xml:space="preserve">microbes </w:delText>
        </w:r>
      </w:del>
      <w:ins w:id="104" w:author="Pat Schloss" w:date="2017-10-27T13:45:00Z">
        <w:r w:rsidR="009E1DCE">
          <w:rPr>
            <w:rFonts w:ascii="Arial" w:hAnsi="Arial" w:cs="Arial"/>
            <w:color w:val="000000" w:themeColor="text1"/>
          </w:rPr>
          <w:t>the microbiota that were</w:t>
        </w:r>
        <w:r w:rsidR="009E1DCE" w:rsidRPr="00A37901">
          <w:rPr>
            <w:rFonts w:ascii="Arial" w:hAnsi="Arial" w:cs="Arial"/>
            <w:color w:val="000000" w:themeColor="text1"/>
          </w:rPr>
          <w:t xml:space="preserve"> </w:t>
        </w:r>
      </w:ins>
      <w:r w:rsidRPr="00A37901">
        <w:rPr>
          <w:rFonts w:ascii="Arial" w:hAnsi="Arial" w:cs="Arial"/>
          <w:color w:val="000000" w:themeColor="text1"/>
        </w:rPr>
        <w:t xml:space="preserve">specific to each location. We found that our classification models were able to </w:t>
      </w:r>
      <w:r w:rsidRPr="00A37901">
        <w:rPr>
          <w:rFonts w:ascii="Arial" w:hAnsi="Arial" w:cs="Arial"/>
          <w:color w:val="000000" w:themeColor="text1"/>
        </w:rPr>
        <w:lastRenderedPageBreak/>
        <w:t xml:space="preserve">separate mucosal and </w:t>
      </w:r>
      <w:del w:id="105" w:author="Pat Schloss" w:date="2017-10-27T14:26:00Z">
        <w:r w:rsidRPr="00A37901" w:rsidDel="003275E7">
          <w:rPr>
            <w:rFonts w:ascii="Arial" w:hAnsi="Arial" w:cs="Arial"/>
            <w:color w:val="000000" w:themeColor="text1"/>
          </w:rPr>
          <w:delText>lumenal</w:delText>
        </w:r>
      </w:del>
      <w:ins w:id="106"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samples as well as differentiate between sides of the colon based on populations of specific </w:t>
      </w:r>
      <w:ins w:id="107" w:author="Pat Schloss" w:date="2017-10-27T14:48:00Z">
        <w:r w:rsidR="00127AF9">
          <w:rPr>
            <w:rFonts w:ascii="Arial" w:hAnsi="Arial" w:cs="Arial"/>
            <w:color w:val="000000" w:themeColor="text1"/>
          </w:rPr>
          <w:t>microbiota</w:t>
        </w:r>
      </w:ins>
      <w:del w:id="108" w:author="Pat Schloss" w:date="2017-10-27T14:48:00Z">
        <w:r w:rsidRPr="00A37901" w:rsidDel="00127AF9">
          <w:rPr>
            <w:rFonts w:ascii="Arial" w:hAnsi="Arial" w:cs="Arial"/>
            <w:color w:val="000000" w:themeColor="text1"/>
          </w:rPr>
          <w:delText>microbes</w:delText>
        </w:r>
      </w:del>
      <w:r w:rsidRPr="00A37901">
        <w:rPr>
          <w:rFonts w:ascii="Arial" w:hAnsi="Arial" w:cs="Arial"/>
          <w:color w:val="000000" w:themeColor="text1"/>
        </w:rPr>
        <w:t xml:space="preserve">. By identifying the specific </w:t>
      </w:r>
      <w:ins w:id="109" w:author="Pat Schloss" w:date="2017-10-27T14:48:00Z">
        <w:r w:rsidR="00127AF9">
          <w:rPr>
            <w:rFonts w:ascii="Arial" w:hAnsi="Arial" w:cs="Arial"/>
            <w:color w:val="000000" w:themeColor="text1"/>
          </w:rPr>
          <w:t>microbiota</w:t>
        </w:r>
        <w:r w:rsidR="00127AF9" w:rsidRPr="00A37901" w:rsidDel="00127AF9">
          <w:rPr>
            <w:rFonts w:ascii="Arial" w:hAnsi="Arial" w:cs="Arial"/>
            <w:color w:val="000000" w:themeColor="text1"/>
          </w:rPr>
          <w:t xml:space="preserve"> </w:t>
        </w:r>
      </w:ins>
      <w:del w:id="110" w:author="Pat Schloss" w:date="2017-10-27T14:48:00Z">
        <w:r w:rsidRPr="00A37901" w:rsidDel="00127AF9">
          <w:rPr>
            <w:rFonts w:ascii="Arial" w:hAnsi="Arial" w:cs="Arial"/>
            <w:color w:val="000000" w:themeColor="text1"/>
          </w:rPr>
          <w:delText xml:space="preserve">microbes </w:delText>
        </w:r>
      </w:del>
      <w:r w:rsidRPr="00A37901">
        <w:rPr>
          <w:rFonts w:ascii="Arial" w:hAnsi="Arial" w:cs="Arial"/>
          <w:color w:val="000000" w:themeColor="text1"/>
        </w:rPr>
        <w:t xml:space="preserve">we are poised to ask if and how the presence or disruption of the </w:t>
      </w:r>
      <w:ins w:id="111" w:author="Pat Schloss" w:date="2017-10-27T14:48:00Z">
        <w:r w:rsidR="00127AF9">
          <w:rPr>
            <w:rFonts w:ascii="Arial" w:hAnsi="Arial" w:cs="Arial"/>
            <w:color w:val="000000" w:themeColor="text1"/>
          </w:rPr>
          <w:t>microbiota</w:t>
        </w:r>
        <w:r w:rsidR="00127AF9" w:rsidRPr="00A37901" w:rsidDel="00127AF9">
          <w:rPr>
            <w:rFonts w:ascii="Arial" w:hAnsi="Arial" w:cs="Arial"/>
            <w:color w:val="000000" w:themeColor="text1"/>
          </w:rPr>
          <w:t xml:space="preserve"> </w:t>
        </w:r>
      </w:ins>
      <w:del w:id="112" w:author="Pat Schloss" w:date="2017-10-27T14:48:00Z">
        <w:r w:rsidRPr="00A37901" w:rsidDel="00127AF9">
          <w:rPr>
            <w:rFonts w:ascii="Arial" w:hAnsi="Arial" w:cs="Arial"/>
            <w:color w:val="000000" w:themeColor="text1"/>
          </w:rPr>
          <w:delText xml:space="preserve">microbes </w:delText>
        </w:r>
      </w:del>
      <w:r w:rsidRPr="00A37901">
        <w:rPr>
          <w:rFonts w:ascii="Arial" w:hAnsi="Arial" w:cs="Arial"/>
          <w:color w:val="000000" w:themeColor="text1"/>
        </w:rPr>
        <w:t>at each site contribute to the development of the specific tumor subtypes of CRC in the proximal and distal human colon.</w:t>
      </w:r>
    </w:p>
    <w:p w14:paraId="0614B418" w14:textId="77777777" w:rsidR="00BC1A18" w:rsidRPr="00A37901" w:rsidRDefault="00BC1A18" w:rsidP="00716FCE">
      <w:pPr>
        <w:pStyle w:val="BodyText"/>
        <w:spacing w:line="480" w:lineRule="auto"/>
        <w:rPr>
          <w:ins w:id="113" w:author="PDS" w:date="2017-10-23T15:11:00Z"/>
          <w:rFonts w:ascii="Arial" w:hAnsi="Arial" w:cs="Arial"/>
          <w:color w:val="000000" w:themeColor="text1"/>
        </w:rPr>
      </w:pPr>
    </w:p>
    <w:p w14:paraId="79E66913" w14:textId="77777777" w:rsidR="00803D42" w:rsidRPr="00A37901" w:rsidRDefault="003B00EF" w:rsidP="00716FCE">
      <w:pPr>
        <w:pStyle w:val="Heading3"/>
        <w:spacing w:line="480" w:lineRule="auto"/>
        <w:rPr>
          <w:rFonts w:ascii="Arial" w:hAnsi="Arial" w:cs="Arial"/>
          <w:color w:val="000000" w:themeColor="text1"/>
        </w:rPr>
      </w:pPr>
      <w:bookmarkStart w:id="114" w:name="results"/>
      <w:bookmarkEnd w:id="114"/>
      <w:r w:rsidRPr="00A37901">
        <w:rPr>
          <w:rFonts w:ascii="Arial" w:hAnsi="Arial" w:cs="Arial"/>
          <w:color w:val="000000" w:themeColor="text1"/>
        </w:rPr>
        <w:t>Results</w:t>
      </w:r>
    </w:p>
    <w:p w14:paraId="1759ECA6" w14:textId="77777777" w:rsidR="00803D42" w:rsidRPr="00A37901" w:rsidRDefault="003B00EF" w:rsidP="00716FCE">
      <w:pPr>
        <w:pStyle w:val="Heading4"/>
        <w:spacing w:line="480" w:lineRule="auto"/>
        <w:rPr>
          <w:rFonts w:ascii="Arial" w:hAnsi="Arial" w:cs="Arial"/>
          <w:color w:val="000000" w:themeColor="text1"/>
        </w:rPr>
      </w:pPr>
      <w:bookmarkStart w:id="115" w:name="microbial-membership-and-diversity-of-th"/>
      <w:bookmarkEnd w:id="115"/>
      <w:r w:rsidRPr="00A37901">
        <w:rPr>
          <w:rFonts w:ascii="Arial" w:hAnsi="Arial" w:cs="Arial"/>
          <w:color w:val="000000" w:themeColor="text1"/>
        </w:rPr>
        <w:t>Microbial membership and diversity of the proximal and distal colon</w:t>
      </w:r>
    </w:p>
    <w:p w14:paraId="6FD861C3" w14:textId="3ABC2972" w:rsidR="00803D42" w:rsidRPr="00A37901" w:rsidRDefault="003B00EF" w:rsidP="00716FCE">
      <w:pPr>
        <w:pStyle w:val="FirstParagraph"/>
        <w:spacing w:line="480" w:lineRule="auto"/>
        <w:rPr>
          <w:rFonts w:ascii="Arial" w:hAnsi="Arial" w:cs="Arial"/>
          <w:color w:val="000000" w:themeColor="text1"/>
        </w:rPr>
      </w:pPr>
      <w:del w:id="116" w:author="Pat Schloss" w:date="2017-10-27T14:26:00Z">
        <w:r w:rsidRPr="00A37901" w:rsidDel="003275E7">
          <w:rPr>
            <w:rFonts w:ascii="Arial" w:hAnsi="Arial" w:cs="Arial"/>
            <w:color w:val="000000" w:themeColor="text1"/>
          </w:rPr>
          <w:delText>Lumenal</w:delText>
        </w:r>
      </w:del>
      <w:ins w:id="117"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and mucosal samples were collected from the proximal and distal colon of 20 healthy humans that had not undergone bowel preparation (Figure 1). </w:t>
      </w:r>
      <w:del w:id="118" w:author="Pat Schloss" w:date="2017-10-27T14:51:00Z">
        <w:r w:rsidRPr="00A37901" w:rsidDel="00CB4CA1">
          <w:rPr>
            <w:rFonts w:ascii="Arial" w:hAnsi="Arial" w:cs="Arial"/>
            <w:color w:val="000000" w:themeColor="text1"/>
          </w:rPr>
          <w:delText xml:space="preserve">Participants </w:delText>
        </w:r>
      </w:del>
      <w:ins w:id="119" w:author="Pat Schloss" w:date="2017-10-27T14:51:00Z">
        <w:r w:rsidR="00CB4CA1">
          <w:rPr>
            <w:rFonts w:ascii="Arial" w:hAnsi="Arial" w:cs="Arial"/>
            <w:color w:val="000000" w:themeColor="text1"/>
          </w:rPr>
          <w:t>Subjects</w:t>
        </w:r>
        <w:r w:rsidR="00CB4CA1" w:rsidRPr="00A37901">
          <w:rPr>
            <w:rFonts w:ascii="Arial" w:hAnsi="Arial" w:cs="Arial"/>
            <w:color w:val="000000" w:themeColor="text1"/>
          </w:rPr>
          <w:t xml:space="preserve"> </w:t>
        </w:r>
      </w:ins>
      <w:r w:rsidRPr="00A37901">
        <w:rPr>
          <w:rFonts w:ascii="Arial" w:hAnsi="Arial" w:cs="Arial"/>
          <w:color w:val="000000" w:themeColor="text1"/>
        </w:rPr>
        <w:t xml:space="preserve">also collected stool at home one week prior to the procedure. To characterize the bacterial communities present at these sites, 16S rRNA gene sequencing was performed on </w:t>
      </w:r>
      <w:del w:id="120" w:author="Pat Schloss" w:date="2017-10-27T13:51:00Z">
        <w:r w:rsidRPr="00A37901" w:rsidDel="00D15D06">
          <w:rPr>
            <w:rFonts w:ascii="Arial" w:hAnsi="Arial" w:cs="Arial"/>
            <w:color w:val="000000" w:themeColor="text1"/>
          </w:rPr>
          <w:delText xml:space="preserve">extracted </w:delText>
        </w:r>
      </w:del>
      <w:r w:rsidRPr="00A37901">
        <w:rPr>
          <w:rFonts w:ascii="Arial" w:hAnsi="Arial" w:cs="Arial"/>
          <w:color w:val="000000" w:themeColor="text1"/>
        </w:rPr>
        <w:t xml:space="preserve">DNA </w:t>
      </w:r>
      <w:ins w:id="121" w:author="Pat Schloss" w:date="2017-10-27T13:51:00Z">
        <w:r w:rsidR="00D15D06" w:rsidRPr="00A37901">
          <w:rPr>
            <w:rFonts w:ascii="Arial" w:hAnsi="Arial" w:cs="Arial"/>
            <w:color w:val="000000" w:themeColor="text1"/>
          </w:rPr>
          <w:t xml:space="preserve">extracted </w:t>
        </w:r>
      </w:ins>
      <w:r w:rsidRPr="00A37901">
        <w:rPr>
          <w:rFonts w:ascii="Arial" w:hAnsi="Arial" w:cs="Arial"/>
          <w:color w:val="000000" w:themeColor="text1"/>
        </w:rPr>
        <w:t xml:space="preserve">from each sample. As expected, each site was primarily dominated by </w:t>
      </w:r>
      <w:proofErr w:type="spellStart"/>
      <w:r w:rsidRPr="00A37901">
        <w:rPr>
          <w:rFonts w:ascii="Arial" w:hAnsi="Arial" w:cs="Arial"/>
          <w:i/>
          <w:color w:val="000000" w:themeColor="text1"/>
        </w:rPr>
        <w:t>Firmicutes</w:t>
      </w:r>
      <w:proofErr w:type="spellEnd"/>
      <w:r w:rsidRPr="00A37901">
        <w:rPr>
          <w:rFonts w:ascii="Arial" w:hAnsi="Arial" w:cs="Arial"/>
          <w:color w:val="000000" w:themeColor="text1"/>
        </w:rPr>
        <w:t xml:space="preserve"> and </w:t>
      </w:r>
      <w:proofErr w:type="spellStart"/>
      <w:r w:rsidRPr="00A37901">
        <w:rPr>
          <w:rFonts w:ascii="Arial" w:hAnsi="Arial" w:cs="Arial"/>
          <w:i/>
          <w:color w:val="000000" w:themeColor="text1"/>
        </w:rPr>
        <w:t>Bacteriodetes</w:t>
      </w:r>
      <w:proofErr w:type="spellEnd"/>
      <w:r w:rsidRPr="00A37901">
        <w:rPr>
          <w:rFonts w:ascii="Arial" w:hAnsi="Arial" w:cs="Arial"/>
          <w:color w:val="000000" w:themeColor="text1"/>
        </w:rPr>
        <w:t xml:space="preserve"> (Figure </w:t>
      </w:r>
      <w:proofErr w:type="gramStart"/>
      <w:r w:rsidRPr="00A37901">
        <w:rPr>
          <w:rFonts w:ascii="Arial" w:hAnsi="Arial" w:cs="Arial"/>
          <w:color w:val="000000" w:themeColor="text1"/>
        </w:rPr>
        <w:t>2A)</w:t>
      </w:r>
      <w:r w:rsidRPr="00570C45">
        <w:rPr>
          <w:rFonts w:ascii="Arial" w:hAnsi="Arial" w:cs="Arial"/>
          <w:color w:val="000000" w:themeColor="text1"/>
          <w:vertAlign w:val="superscript"/>
        </w:rPr>
        <w:t>11</w:t>
      </w:r>
      <w:proofErr w:type="gramEnd"/>
      <w:r w:rsidRPr="00A37901">
        <w:rPr>
          <w:rFonts w:ascii="Arial" w:hAnsi="Arial" w:cs="Arial"/>
          <w:color w:val="000000" w:themeColor="text1"/>
        </w:rPr>
        <w:t>. Samples had varying levels of diversity at each site, irrespective of the individual (Figure 2B). For example, the proximal mucosa was more diverse than the distal for some individuals while the opposite was true for others. Therefore we could not identify a clear pattern of changes in microbial diversity along the gut axis.</w:t>
      </w:r>
    </w:p>
    <w:p w14:paraId="5B2B5E4A" w14:textId="37847A51"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To compare similarity between </w:t>
      </w:r>
      <w:del w:id="122" w:author="Pat Schloss" w:date="2017-10-27T13:52:00Z">
        <w:r w:rsidRPr="00A37901" w:rsidDel="00D15D06">
          <w:rPr>
            <w:rFonts w:ascii="Arial" w:hAnsi="Arial" w:cs="Arial"/>
            <w:color w:val="000000" w:themeColor="text1"/>
          </w:rPr>
          <w:delText xml:space="preserve">sides </w:delText>
        </w:r>
      </w:del>
      <w:ins w:id="123" w:author="Pat Schloss" w:date="2017-10-27T13:52:00Z">
        <w:r w:rsidR="00D15D06">
          <w:rPr>
            <w:rFonts w:ascii="Arial" w:hAnsi="Arial" w:cs="Arial"/>
            <w:color w:val="000000" w:themeColor="text1"/>
          </w:rPr>
          <w:t>the</w:t>
        </w:r>
      </w:ins>
      <w:del w:id="124" w:author="Pat Schloss" w:date="2017-10-27T13:52:00Z">
        <w:r w:rsidRPr="00A37901" w:rsidDel="00D15D06">
          <w:rPr>
            <w:rFonts w:ascii="Arial" w:hAnsi="Arial" w:cs="Arial"/>
            <w:color w:val="000000" w:themeColor="text1"/>
          </w:rPr>
          <w:delText>(</w:delText>
        </w:r>
      </w:del>
      <w:ins w:id="125" w:author="Pat Schloss" w:date="2017-10-27T13:52:00Z">
        <w:r w:rsidR="00D15D06">
          <w:rPr>
            <w:rFonts w:ascii="Arial" w:hAnsi="Arial" w:cs="Arial"/>
            <w:color w:val="000000" w:themeColor="text1"/>
          </w:rPr>
          <w:t xml:space="preserve"> </w:t>
        </w:r>
      </w:ins>
      <w:r w:rsidRPr="00A37901">
        <w:rPr>
          <w:rFonts w:ascii="Arial" w:hAnsi="Arial" w:cs="Arial"/>
          <w:color w:val="000000" w:themeColor="text1"/>
        </w:rPr>
        <w:t xml:space="preserve">proximal </w:t>
      </w:r>
      <w:del w:id="126" w:author="Pat Schloss" w:date="2017-10-27T13:52:00Z">
        <w:r w:rsidRPr="00A37901" w:rsidDel="00D15D06">
          <w:rPr>
            <w:rFonts w:ascii="Arial" w:hAnsi="Arial" w:cs="Arial"/>
            <w:color w:val="000000" w:themeColor="text1"/>
          </w:rPr>
          <w:delText xml:space="preserve">or </w:delText>
        </w:r>
      </w:del>
      <w:ins w:id="127" w:author="Pat Schloss" w:date="2017-10-27T13:52:00Z">
        <w:r w:rsidR="00D15D06">
          <w:rPr>
            <w:rFonts w:ascii="Arial" w:hAnsi="Arial" w:cs="Arial"/>
            <w:color w:val="000000" w:themeColor="text1"/>
          </w:rPr>
          <w:t xml:space="preserve">and </w:t>
        </w:r>
      </w:ins>
      <w:r w:rsidRPr="00A37901">
        <w:rPr>
          <w:rFonts w:ascii="Arial" w:hAnsi="Arial" w:cs="Arial"/>
          <w:color w:val="000000" w:themeColor="text1"/>
        </w:rPr>
        <w:t>distal</w:t>
      </w:r>
      <w:ins w:id="128" w:author="Pat Schloss" w:date="2017-10-27T13:52:00Z">
        <w:r w:rsidR="00D15D06">
          <w:rPr>
            <w:rFonts w:ascii="Arial" w:hAnsi="Arial" w:cs="Arial"/>
            <w:color w:val="000000" w:themeColor="text1"/>
          </w:rPr>
          <w:t xml:space="preserve"> sides and the within the </w:t>
        </w:r>
      </w:ins>
      <w:del w:id="129" w:author="Pat Schloss" w:date="2017-10-27T13:52:00Z">
        <w:r w:rsidRPr="00A37901" w:rsidDel="00D15D06">
          <w:rPr>
            <w:rFonts w:ascii="Arial" w:hAnsi="Arial" w:cs="Arial"/>
            <w:color w:val="000000" w:themeColor="text1"/>
          </w:rPr>
          <w:delText>) or sites (</w:delText>
        </w:r>
      </w:del>
      <w:r w:rsidRPr="00A37901">
        <w:rPr>
          <w:rFonts w:ascii="Arial" w:hAnsi="Arial" w:cs="Arial"/>
          <w:color w:val="000000" w:themeColor="text1"/>
        </w:rPr>
        <w:t xml:space="preserve">lumen </w:t>
      </w:r>
      <w:del w:id="130" w:author="Pat Schloss" w:date="2017-10-27T13:52:00Z">
        <w:r w:rsidRPr="00A37901" w:rsidDel="00D15D06">
          <w:rPr>
            <w:rFonts w:ascii="Arial" w:hAnsi="Arial" w:cs="Arial"/>
            <w:color w:val="000000" w:themeColor="text1"/>
          </w:rPr>
          <w:delText xml:space="preserve">or </w:delText>
        </w:r>
      </w:del>
      <w:ins w:id="131" w:author="Pat Schloss" w:date="2017-10-27T13:52:00Z">
        <w:r w:rsidR="00D15D06">
          <w:rPr>
            <w:rFonts w:ascii="Arial" w:hAnsi="Arial" w:cs="Arial"/>
            <w:color w:val="000000" w:themeColor="text1"/>
          </w:rPr>
          <w:t xml:space="preserve">and </w:t>
        </w:r>
      </w:ins>
      <w:r w:rsidRPr="00A37901">
        <w:rPr>
          <w:rFonts w:ascii="Arial" w:hAnsi="Arial" w:cs="Arial"/>
          <w:color w:val="000000" w:themeColor="text1"/>
        </w:rPr>
        <w:t>mucosa</w:t>
      </w:r>
      <w:del w:id="132" w:author="Pat Schloss" w:date="2017-10-27T13:52:00Z">
        <w:r w:rsidRPr="00A37901" w:rsidDel="00D15D06">
          <w:rPr>
            <w:rFonts w:ascii="Arial" w:hAnsi="Arial" w:cs="Arial"/>
            <w:color w:val="000000" w:themeColor="text1"/>
          </w:rPr>
          <w:delText>)</w:delText>
        </w:r>
      </w:del>
      <w:r w:rsidRPr="00A37901">
        <w:rPr>
          <w:rFonts w:ascii="Arial" w:hAnsi="Arial" w:cs="Arial"/>
          <w:color w:val="000000" w:themeColor="text1"/>
        </w:rPr>
        <w:t xml:space="preserve">, we </w:t>
      </w:r>
      <w:del w:id="133" w:author="Pat Schloss" w:date="2017-10-27T13:52:00Z">
        <w:r w:rsidRPr="00A37901" w:rsidDel="00D15D06">
          <w:rPr>
            <w:rFonts w:ascii="Arial" w:hAnsi="Arial" w:cs="Arial"/>
            <w:color w:val="000000" w:themeColor="text1"/>
          </w:rPr>
          <w:delText>calculated distances</w:delText>
        </w:r>
      </w:del>
      <w:ins w:id="134" w:author="Pat Schloss" w:date="2017-10-27T13:52:00Z">
        <w:r w:rsidR="00D15D06">
          <w:rPr>
            <w:rFonts w:ascii="Arial" w:hAnsi="Arial" w:cs="Arial"/>
            <w:color w:val="000000" w:themeColor="text1"/>
          </w:rPr>
          <w:t>compared the community structure of these sites based on the relative abundances of individual</w:t>
        </w:r>
      </w:ins>
      <w:del w:id="135" w:author="Pat Schloss" w:date="2017-10-27T13:52:00Z">
        <w:r w:rsidRPr="00A37901" w:rsidDel="00D15D06">
          <w:rPr>
            <w:rFonts w:ascii="Arial" w:hAnsi="Arial" w:cs="Arial"/>
            <w:color w:val="000000" w:themeColor="text1"/>
          </w:rPr>
          <w:delText xml:space="preserve"> </w:delText>
        </w:r>
      </w:del>
      <w:del w:id="136" w:author="Pat Schloss" w:date="2017-10-27T13:53:00Z">
        <w:r w:rsidRPr="00A37901" w:rsidDel="00D15D06">
          <w:rPr>
            <w:rFonts w:ascii="Arial" w:hAnsi="Arial" w:cs="Arial"/>
            <w:color w:val="000000" w:themeColor="text1"/>
          </w:rPr>
          <w:delText xml:space="preserve">from </w:delText>
        </w:r>
      </w:del>
      <w:ins w:id="137" w:author="Pat Schloss" w:date="2017-10-27T13:53:00Z">
        <w:r w:rsidR="00D15D06">
          <w:rPr>
            <w:rFonts w:ascii="Arial" w:hAnsi="Arial" w:cs="Arial"/>
            <w:color w:val="000000" w:themeColor="text1"/>
          </w:rPr>
          <w:t xml:space="preserve"> </w:t>
        </w:r>
      </w:ins>
      <w:r w:rsidRPr="00A37901">
        <w:rPr>
          <w:rFonts w:ascii="Arial" w:hAnsi="Arial" w:cs="Arial"/>
          <w:color w:val="000000" w:themeColor="text1"/>
        </w:rPr>
        <w:t>Operational Taxonomic Unit</w:t>
      </w:r>
      <w:ins w:id="138" w:author="Pat Schloss" w:date="2017-10-27T14:49:00Z">
        <w:r w:rsidR="00FB3DCA">
          <w:rPr>
            <w:rFonts w:ascii="Arial" w:hAnsi="Arial" w:cs="Arial"/>
            <w:color w:val="000000" w:themeColor="text1"/>
          </w:rPr>
          <w:t>s</w:t>
        </w:r>
      </w:ins>
      <w:r w:rsidRPr="00A37901">
        <w:rPr>
          <w:rFonts w:ascii="Arial" w:hAnsi="Arial" w:cs="Arial"/>
          <w:color w:val="000000" w:themeColor="text1"/>
        </w:rPr>
        <w:t xml:space="preserve"> (OTU</w:t>
      </w:r>
      <w:ins w:id="139" w:author="Pat Schloss" w:date="2017-10-27T14:49:00Z">
        <w:r w:rsidR="00FB3DCA">
          <w:rPr>
            <w:rFonts w:ascii="Arial" w:hAnsi="Arial" w:cs="Arial"/>
            <w:color w:val="000000" w:themeColor="text1"/>
          </w:rPr>
          <w:t>s</w:t>
        </w:r>
      </w:ins>
      <w:r w:rsidRPr="00A37901">
        <w:rPr>
          <w:rFonts w:ascii="Arial" w:hAnsi="Arial" w:cs="Arial"/>
          <w:color w:val="000000" w:themeColor="text1"/>
        </w:rPr>
        <w:t>)</w:t>
      </w:r>
      <w:del w:id="140" w:author="Pat Schloss" w:date="2017-10-27T14:49:00Z">
        <w:r w:rsidRPr="00A37901" w:rsidDel="00FB3DCA">
          <w:rPr>
            <w:rFonts w:ascii="Arial" w:hAnsi="Arial" w:cs="Arial"/>
            <w:color w:val="000000" w:themeColor="text1"/>
          </w:rPr>
          <w:delText xml:space="preserve"> abundances</w:delText>
        </w:r>
      </w:del>
      <w:ins w:id="141" w:author="Pat Schloss" w:date="2017-10-27T13:53:00Z">
        <w:r w:rsidR="00D15D06">
          <w:rPr>
            <w:rFonts w:ascii="Arial" w:hAnsi="Arial" w:cs="Arial"/>
            <w:color w:val="000000" w:themeColor="text1"/>
          </w:rPr>
          <w:t>.</w:t>
        </w:r>
      </w:ins>
      <w:r w:rsidRPr="00A37901">
        <w:rPr>
          <w:rFonts w:ascii="Arial" w:hAnsi="Arial" w:cs="Arial"/>
          <w:color w:val="000000" w:themeColor="text1"/>
        </w:rPr>
        <w:t xml:space="preserve"> </w:t>
      </w:r>
      <w:ins w:id="142" w:author="Pat Schloss" w:date="2017-10-27T13:53:00Z">
        <w:r w:rsidR="00D15D06">
          <w:rPr>
            <w:rFonts w:ascii="Arial" w:hAnsi="Arial" w:cs="Arial"/>
            <w:color w:val="000000" w:themeColor="text1"/>
          </w:rPr>
          <w:t>A</w:t>
        </w:r>
      </w:ins>
      <w:del w:id="143" w:author="Pat Schloss" w:date="2017-10-27T13:53:00Z">
        <w:r w:rsidRPr="00A37901" w:rsidDel="00D15D06">
          <w:rPr>
            <w:rFonts w:ascii="Arial" w:hAnsi="Arial" w:cs="Arial"/>
            <w:color w:val="000000" w:themeColor="text1"/>
          </w:rPr>
          <w:delText>and compared these distances for all individuals. Again, a</w:delText>
        </w:r>
      </w:del>
      <w:r w:rsidRPr="00A37901">
        <w:rPr>
          <w:rFonts w:ascii="Arial" w:hAnsi="Arial" w:cs="Arial"/>
          <w:color w:val="000000" w:themeColor="text1"/>
        </w:rPr>
        <w:t xml:space="preserve">cross all </w:t>
      </w:r>
      <w:del w:id="144" w:author="Pat Schloss" w:date="2017-10-27T13:56:00Z">
        <w:r w:rsidRPr="00A37901" w:rsidDel="000B7471">
          <w:rPr>
            <w:rFonts w:ascii="Arial" w:hAnsi="Arial" w:cs="Arial"/>
            <w:color w:val="000000" w:themeColor="text1"/>
          </w:rPr>
          <w:delText>patient samples</w:delText>
        </w:r>
      </w:del>
      <w:ins w:id="145" w:author="Pat Schloss" w:date="2017-10-27T13:56:00Z">
        <w:r w:rsidR="000B7471">
          <w:rPr>
            <w:rFonts w:ascii="Arial" w:hAnsi="Arial" w:cs="Arial"/>
            <w:color w:val="000000" w:themeColor="text1"/>
          </w:rPr>
          <w:t>subjects</w:t>
        </w:r>
      </w:ins>
      <w:ins w:id="146" w:author="Pat Schloss" w:date="2017-10-27T13:53:00Z">
        <w:r w:rsidR="00D15D06">
          <w:rPr>
            <w:rFonts w:ascii="Arial" w:hAnsi="Arial" w:cs="Arial"/>
            <w:color w:val="000000" w:themeColor="text1"/>
          </w:rPr>
          <w:t>,</w:t>
        </w:r>
      </w:ins>
      <w:r w:rsidRPr="00A37901">
        <w:rPr>
          <w:rFonts w:ascii="Arial" w:hAnsi="Arial" w:cs="Arial"/>
          <w:color w:val="000000" w:themeColor="text1"/>
        </w:rPr>
        <w:t xml:space="preserve"> we observed </w:t>
      </w:r>
      <w:del w:id="147" w:author="Pat Schloss" w:date="2017-10-27T13:53:00Z">
        <w:r w:rsidRPr="00A37901" w:rsidDel="00D15D06">
          <w:rPr>
            <w:rFonts w:ascii="Arial" w:hAnsi="Arial" w:cs="Arial"/>
            <w:color w:val="000000" w:themeColor="text1"/>
          </w:rPr>
          <w:delText xml:space="preserve">a range of distances </w:delText>
        </w:r>
      </w:del>
      <w:ins w:id="148" w:author="Pat Schloss" w:date="2017-10-27T13:53:00Z">
        <w:r w:rsidR="00D15D06">
          <w:rPr>
            <w:rFonts w:ascii="Arial" w:hAnsi="Arial" w:cs="Arial"/>
            <w:color w:val="000000" w:themeColor="text1"/>
          </w:rPr>
          <w:t xml:space="preserve">wide variation </w:t>
        </w:r>
      </w:ins>
      <w:r w:rsidRPr="00A37901">
        <w:rPr>
          <w:rFonts w:ascii="Arial" w:hAnsi="Arial" w:cs="Arial"/>
          <w:color w:val="000000" w:themeColor="text1"/>
        </w:rPr>
        <w:t>when comparing sample locations (Figure 3A)</w:t>
      </w:r>
      <w:ins w:id="149" w:author="Pat Schloss" w:date="2017-10-27T13:54:00Z">
        <w:r w:rsidR="00D15D06">
          <w:rPr>
            <w:rFonts w:ascii="Arial" w:hAnsi="Arial" w:cs="Arial"/>
            <w:color w:val="000000" w:themeColor="text1"/>
          </w:rPr>
          <w:t xml:space="preserve">. </w:t>
        </w:r>
      </w:ins>
      <w:del w:id="150" w:author="Pat Schloss" w:date="2017-10-27T13:54:00Z">
        <w:r w:rsidRPr="00A37901" w:rsidDel="00D15D06">
          <w:rPr>
            <w:rFonts w:ascii="Arial" w:hAnsi="Arial" w:cs="Arial"/>
            <w:color w:val="000000" w:themeColor="text1"/>
          </w:rPr>
          <w:delText xml:space="preserve"> and a</w:delText>
        </w:r>
      </w:del>
      <w:ins w:id="151" w:author="Pat Schloss" w:date="2017-10-27T13:54:00Z">
        <w:r w:rsidR="00D15D06">
          <w:rPr>
            <w:rFonts w:ascii="Arial" w:hAnsi="Arial" w:cs="Arial"/>
            <w:color w:val="000000" w:themeColor="text1"/>
          </w:rPr>
          <w:t>A</w:t>
        </w:r>
      </w:ins>
      <w:r w:rsidRPr="00A37901">
        <w:rPr>
          <w:rFonts w:ascii="Arial" w:hAnsi="Arial" w:cs="Arial"/>
          <w:color w:val="000000" w:themeColor="text1"/>
        </w:rPr>
        <w:t xml:space="preserve">gain those </w:t>
      </w:r>
      <w:r w:rsidRPr="00A37901">
        <w:rPr>
          <w:rFonts w:ascii="Arial" w:hAnsi="Arial" w:cs="Arial"/>
          <w:color w:val="000000" w:themeColor="text1"/>
        </w:rPr>
        <w:lastRenderedPageBreak/>
        <w:t xml:space="preserve">ranges did not follow a clear pattern on an individual basis. However, when comparing median </w:t>
      </w:r>
      <w:del w:id="152" w:author="Pat Schloss" w:date="2017-10-27T13:54:00Z">
        <w:r w:rsidRPr="00A37901" w:rsidDel="000B7471">
          <w:rPr>
            <w:rFonts w:ascii="Arial" w:hAnsi="Arial" w:cs="Arial"/>
            <w:color w:val="000000" w:themeColor="text1"/>
          </w:rPr>
          <w:delText xml:space="preserve">distances </w:delText>
        </w:r>
      </w:del>
      <w:ins w:id="153" w:author="Pat Schloss" w:date="2017-10-27T13:55:00Z">
        <w:r w:rsidR="000B7471">
          <w:rPr>
            <w:rFonts w:ascii="Arial" w:hAnsi="Arial" w:cs="Arial"/>
            <w:color w:val="000000" w:themeColor="text1"/>
          </w:rPr>
          <w:t>dissimilarity</w:t>
        </w:r>
      </w:ins>
      <w:ins w:id="154" w:author="Pat Schloss" w:date="2017-10-27T13:54:00Z">
        <w:r w:rsidR="000B7471" w:rsidRPr="00A37901">
          <w:rPr>
            <w:rFonts w:ascii="Arial" w:hAnsi="Arial" w:cs="Arial"/>
            <w:color w:val="000000" w:themeColor="text1"/>
          </w:rPr>
          <w:t xml:space="preserve"> </w:t>
        </w:r>
      </w:ins>
      <w:r w:rsidRPr="00A37901">
        <w:rPr>
          <w:rFonts w:ascii="Arial" w:hAnsi="Arial" w:cs="Arial"/>
          <w:color w:val="000000" w:themeColor="text1"/>
        </w:rPr>
        <w:t xml:space="preserve">between the </w:t>
      </w:r>
      <w:ins w:id="155" w:author="Pat Schloss" w:date="2017-10-27T13:55:00Z">
        <w:r w:rsidR="000B7471">
          <w:rPr>
            <w:rFonts w:ascii="Arial" w:hAnsi="Arial" w:cs="Arial"/>
            <w:color w:val="000000" w:themeColor="text1"/>
          </w:rPr>
          <w:t xml:space="preserve">communities found in the </w:t>
        </w:r>
      </w:ins>
      <w:r w:rsidRPr="00A37901">
        <w:rPr>
          <w:rFonts w:ascii="Arial" w:hAnsi="Arial" w:cs="Arial"/>
          <w:color w:val="000000" w:themeColor="text1"/>
        </w:rPr>
        <w:t xml:space="preserve">proximal lumen and mucosa, the proximal versus distal lumen, the proximal versus distal mucosa, and the distal lumen and mucosa, we found that the proximal lumen and mucosa were most similar to each other than </w:t>
      </w:r>
      <w:ins w:id="156" w:author="Pat Schloss" w:date="2017-10-27T13:54:00Z">
        <w:r w:rsidR="00D15D06">
          <w:rPr>
            <w:rFonts w:ascii="Arial" w:hAnsi="Arial" w:cs="Arial"/>
            <w:color w:val="000000" w:themeColor="text1"/>
          </w:rPr>
          <w:t xml:space="preserve">to </w:t>
        </w:r>
      </w:ins>
      <w:r w:rsidRPr="00A37901">
        <w:rPr>
          <w:rFonts w:ascii="Arial" w:hAnsi="Arial" w:cs="Arial"/>
          <w:color w:val="000000" w:themeColor="text1"/>
        </w:rPr>
        <w:t>the other samples (P &lt; 0.005, Wilcoxon, BH adjustment).</w:t>
      </w:r>
    </w:p>
    <w:p w14:paraId="29CD1ED1" w14:textId="63A84C1E" w:rsidR="00803D42" w:rsidRPr="00A37901" w:rsidRDefault="003B00EF" w:rsidP="00716FCE">
      <w:pPr>
        <w:pStyle w:val="Heading4"/>
        <w:spacing w:line="480" w:lineRule="auto"/>
        <w:rPr>
          <w:rFonts w:ascii="Arial" w:hAnsi="Arial" w:cs="Arial"/>
          <w:color w:val="000000" w:themeColor="text1"/>
        </w:rPr>
      </w:pPr>
      <w:bookmarkStart w:id="157" w:name="fecal-samples-resemble-lumenal-samples-f"/>
      <w:bookmarkEnd w:id="157"/>
      <w:r w:rsidRPr="00A37901">
        <w:rPr>
          <w:rFonts w:ascii="Arial" w:hAnsi="Arial" w:cs="Arial"/>
          <w:color w:val="000000" w:themeColor="text1"/>
        </w:rPr>
        <w:t xml:space="preserve">Fecal samples resemble </w:t>
      </w:r>
      <w:del w:id="158" w:author="Pat Schloss" w:date="2017-10-27T14:26:00Z">
        <w:r w:rsidRPr="00A37901" w:rsidDel="003275E7">
          <w:rPr>
            <w:rFonts w:ascii="Arial" w:hAnsi="Arial" w:cs="Arial"/>
            <w:color w:val="000000" w:themeColor="text1"/>
          </w:rPr>
          <w:delText>lumenal</w:delText>
        </w:r>
      </w:del>
      <w:ins w:id="159"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samples from the distal colon</w:t>
      </w:r>
    </w:p>
    <w:p w14:paraId="3D23FAEA" w14:textId="6E32CB2E"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Next, we </w:t>
      </w:r>
      <w:del w:id="160" w:author="Pat Schloss" w:date="2017-10-27T13:55:00Z">
        <w:r w:rsidRPr="00A37901" w:rsidDel="000B7471">
          <w:rPr>
            <w:rFonts w:ascii="Arial" w:hAnsi="Arial" w:cs="Arial"/>
            <w:color w:val="000000" w:themeColor="text1"/>
          </w:rPr>
          <w:delText xml:space="preserve">calculated distances </w:delText>
        </w:r>
      </w:del>
      <w:ins w:id="161" w:author="Pat Schloss" w:date="2017-10-27T13:55:00Z">
        <w:r w:rsidR="000B7471">
          <w:rPr>
            <w:rFonts w:ascii="Arial" w:hAnsi="Arial" w:cs="Arial"/>
            <w:color w:val="000000" w:themeColor="text1"/>
          </w:rPr>
          <w:t>compared the luminal and musical sample to the fecal sample of each subject</w:t>
        </w:r>
      </w:ins>
      <w:del w:id="162" w:author="Pat Schloss" w:date="2017-10-27T13:56:00Z">
        <w:r w:rsidRPr="00A37901" w:rsidDel="000B7471">
          <w:rPr>
            <w:rFonts w:ascii="Arial" w:hAnsi="Arial" w:cs="Arial"/>
            <w:color w:val="000000" w:themeColor="text1"/>
          </w:rPr>
          <w:delText>to examine how each sample compared to the home-collected feces</w:delText>
        </w:r>
      </w:del>
      <w:r w:rsidRPr="00A37901">
        <w:rPr>
          <w:rFonts w:ascii="Arial" w:hAnsi="Arial" w:cs="Arial"/>
          <w:color w:val="000000" w:themeColor="text1"/>
        </w:rPr>
        <w:t xml:space="preserve">. Amidst </w:t>
      </w:r>
      <w:ins w:id="163" w:author="Pat Schloss" w:date="2017-10-27T13:56:00Z">
        <w:r w:rsidR="000B7471">
          <w:rPr>
            <w:rFonts w:ascii="Arial" w:hAnsi="Arial" w:cs="Arial"/>
            <w:color w:val="000000" w:themeColor="text1"/>
          </w:rPr>
          <w:t xml:space="preserve">the large inter-subject </w:t>
        </w:r>
      </w:ins>
      <w:r w:rsidRPr="00A37901">
        <w:rPr>
          <w:rFonts w:ascii="Arial" w:hAnsi="Arial" w:cs="Arial"/>
          <w:color w:val="000000" w:themeColor="text1"/>
        </w:rPr>
        <w:t>vari</w:t>
      </w:r>
      <w:ins w:id="164" w:author="Pat Schloss" w:date="2017-10-27T13:56:00Z">
        <w:r w:rsidR="000B7471">
          <w:rPr>
            <w:rFonts w:ascii="Arial" w:hAnsi="Arial" w:cs="Arial"/>
            <w:color w:val="000000" w:themeColor="text1"/>
          </w:rPr>
          <w:t>ation</w:t>
        </w:r>
      </w:ins>
      <w:del w:id="165" w:author="Pat Schloss" w:date="2017-10-27T13:56:00Z">
        <w:r w:rsidRPr="00A37901" w:rsidDel="000B7471">
          <w:rPr>
            <w:rFonts w:ascii="Arial" w:hAnsi="Arial" w:cs="Arial"/>
            <w:color w:val="000000" w:themeColor="text1"/>
          </w:rPr>
          <w:delText>ability between patients</w:delText>
        </w:r>
      </w:del>
      <w:r w:rsidRPr="00A37901">
        <w:rPr>
          <w:rFonts w:ascii="Arial" w:hAnsi="Arial" w:cs="Arial"/>
          <w:color w:val="000000" w:themeColor="text1"/>
        </w:rPr>
        <w:t xml:space="preserve">, we did identify significantly </w:t>
      </w:r>
      <w:del w:id="166" w:author="Pat Schloss" w:date="2017-10-27T14:46:00Z">
        <w:r w:rsidRPr="00A37901" w:rsidDel="0073487C">
          <w:rPr>
            <w:rFonts w:ascii="Arial" w:hAnsi="Arial" w:cs="Arial"/>
            <w:color w:val="000000" w:themeColor="text1"/>
          </w:rPr>
          <w:delText xml:space="preserve">smaller distance </w:delText>
        </w:r>
      </w:del>
      <w:ins w:id="167" w:author="Pat Schloss" w:date="2017-10-27T14:46:00Z">
        <w:r w:rsidR="0073487C">
          <w:rPr>
            <w:rFonts w:ascii="Arial" w:hAnsi="Arial" w:cs="Arial"/>
            <w:color w:val="000000" w:themeColor="text1"/>
          </w:rPr>
          <w:t xml:space="preserve">less dissimilarity </w:t>
        </w:r>
      </w:ins>
      <w:r w:rsidRPr="00A37901">
        <w:rPr>
          <w:rFonts w:ascii="Arial" w:hAnsi="Arial" w:cs="Arial"/>
          <w:color w:val="000000" w:themeColor="text1"/>
        </w:rPr>
        <w:t xml:space="preserve">between the distal </w:t>
      </w:r>
      <w:del w:id="168" w:author="Pat Schloss" w:date="2017-10-27T14:26:00Z">
        <w:r w:rsidRPr="00A37901" w:rsidDel="003275E7">
          <w:rPr>
            <w:rFonts w:ascii="Arial" w:hAnsi="Arial" w:cs="Arial"/>
            <w:color w:val="000000" w:themeColor="text1"/>
          </w:rPr>
          <w:delText>lumenal</w:delText>
        </w:r>
      </w:del>
      <w:ins w:id="169"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sample and the feces (Figure 3B, P &lt; 0.05, Wilcoxon, BH adjustment). Furthermore, there was an even larger difference </w:t>
      </w:r>
      <w:del w:id="170" w:author="Pat Schloss" w:date="2017-10-27T13:57:00Z">
        <w:r w:rsidRPr="00A37901" w:rsidDel="007E45AE">
          <w:rPr>
            <w:rFonts w:ascii="Arial" w:hAnsi="Arial" w:cs="Arial"/>
            <w:color w:val="000000" w:themeColor="text1"/>
          </w:rPr>
          <w:delText>in the comparisons</w:delText>
        </w:r>
      </w:del>
      <w:ins w:id="171" w:author="Pat Schloss" w:date="2017-10-27T13:57:00Z">
        <w:r w:rsidR="007E45AE">
          <w:rPr>
            <w:rFonts w:ascii="Arial" w:hAnsi="Arial" w:cs="Arial"/>
            <w:color w:val="000000" w:themeColor="text1"/>
          </w:rPr>
          <w:t xml:space="preserve">in the communities found in the </w:t>
        </w:r>
      </w:ins>
      <w:del w:id="172" w:author="Pat Schloss" w:date="2017-10-27T13:57:00Z">
        <w:r w:rsidRPr="00A37901" w:rsidDel="007E45AE">
          <w:rPr>
            <w:rFonts w:ascii="Arial" w:hAnsi="Arial" w:cs="Arial"/>
            <w:color w:val="000000" w:themeColor="text1"/>
          </w:rPr>
          <w:delText xml:space="preserve"> of the </w:delText>
        </w:r>
      </w:del>
      <w:r w:rsidRPr="00A37901">
        <w:rPr>
          <w:rFonts w:ascii="Arial" w:hAnsi="Arial" w:cs="Arial"/>
          <w:color w:val="000000" w:themeColor="text1"/>
        </w:rPr>
        <w:t xml:space="preserve">distal mucosa </w:t>
      </w:r>
      <w:ins w:id="173" w:author="Pat Schloss" w:date="2017-10-27T13:57:00Z">
        <w:r w:rsidR="007E45AE">
          <w:rPr>
            <w:rFonts w:ascii="Arial" w:hAnsi="Arial" w:cs="Arial"/>
            <w:color w:val="000000" w:themeColor="text1"/>
          </w:rPr>
          <w:t xml:space="preserve">compared </w:t>
        </w:r>
      </w:ins>
      <w:del w:id="174" w:author="Pat Schloss" w:date="2017-10-27T13:57:00Z">
        <w:r w:rsidRPr="00A37901" w:rsidDel="007E45AE">
          <w:rPr>
            <w:rFonts w:ascii="Arial" w:hAnsi="Arial" w:cs="Arial"/>
            <w:color w:val="000000" w:themeColor="text1"/>
          </w:rPr>
          <w:delText xml:space="preserve">to </w:delText>
        </w:r>
      </w:del>
      <w:r w:rsidRPr="00A37901">
        <w:rPr>
          <w:rFonts w:ascii="Arial" w:hAnsi="Arial" w:cs="Arial"/>
          <w:color w:val="000000" w:themeColor="text1"/>
        </w:rPr>
        <w:t>the fec</w:t>
      </w:r>
      <w:ins w:id="175" w:author="Pat Schloss" w:date="2017-10-27T13:57:00Z">
        <w:r w:rsidR="007E45AE">
          <w:rPr>
            <w:rFonts w:ascii="Arial" w:hAnsi="Arial" w:cs="Arial"/>
            <w:color w:val="000000" w:themeColor="text1"/>
          </w:rPr>
          <w:t>al communities</w:t>
        </w:r>
      </w:ins>
      <w:del w:id="176" w:author="Pat Schloss" w:date="2017-10-27T13:57:00Z">
        <w:r w:rsidRPr="00A37901" w:rsidDel="007E45AE">
          <w:rPr>
            <w:rFonts w:ascii="Arial" w:hAnsi="Arial" w:cs="Arial"/>
            <w:color w:val="000000" w:themeColor="text1"/>
          </w:rPr>
          <w:delText>es</w:delText>
        </w:r>
      </w:del>
      <w:r w:rsidRPr="00A37901">
        <w:rPr>
          <w:rFonts w:ascii="Arial" w:hAnsi="Arial" w:cs="Arial"/>
          <w:color w:val="000000" w:themeColor="text1"/>
        </w:rPr>
        <w:t xml:space="preserve">, indicating that the mucosa is </w:t>
      </w:r>
      <w:ins w:id="177" w:author="Pat Schloss" w:date="2017-10-27T13:58:00Z">
        <w:r w:rsidR="007E45AE">
          <w:rPr>
            <w:rFonts w:ascii="Arial" w:hAnsi="Arial" w:cs="Arial"/>
            <w:color w:val="000000" w:themeColor="text1"/>
          </w:rPr>
          <w:t xml:space="preserve">as </w:t>
        </w:r>
      </w:ins>
      <w:r w:rsidRPr="00A37901">
        <w:rPr>
          <w:rFonts w:ascii="Arial" w:hAnsi="Arial" w:cs="Arial"/>
          <w:color w:val="000000" w:themeColor="text1"/>
        </w:rPr>
        <w:t xml:space="preserve">different from the stool as compared to lumen (P &lt; 0.0005, Wilcoxon, BH adjustment). To determine what factors may </w:t>
      </w:r>
      <w:del w:id="178" w:author="Pat Schloss" w:date="2017-10-27T13:58:00Z">
        <w:r w:rsidRPr="00A37901" w:rsidDel="00A4729D">
          <w:rPr>
            <w:rFonts w:ascii="Arial" w:hAnsi="Arial" w:cs="Arial"/>
            <w:color w:val="000000" w:themeColor="text1"/>
          </w:rPr>
          <w:delText>be driving</w:delText>
        </w:r>
      </w:del>
      <w:ins w:id="179" w:author="Pat Schloss" w:date="2017-10-27T13:58:00Z">
        <w:r w:rsidR="00A4729D">
          <w:rPr>
            <w:rFonts w:ascii="Arial" w:hAnsi="Arial" w:cs="Arial"/>
            <w:color w:val="000000" w:themeColor="text1"/>
          </w:rPr>
          <w:t>have driven</w:t>
        </w:r>
      </w:ins>
      <w:r w:rsidRPr="00A37901">
        <w:rPr>
          <w:rFonts w:ascii="Arial" w:hAnsi="Arial" w:cs="Arial"/>
          <w:color w:val="000000" w:themeColor="text1"/>
        </w:rPr>
        <w:t xml:space="preserve"> the differences seen among the samples, we compared </w:t>
      </w:r>
      <w:del w:id="180" w:author="Pat Schloss" w:date="2017-10-27T13:58:00Z">
        <w:r w:rsidRPr="00A37901" w:rsidDel="00A4729D">
          <w:rPr>
            <w:rFonts w:ascii="Arial" w:hAnsi="Arial" w:cs="Arial"/>
            <w:color w:val="000000" w:themeColor="text1"/>
          </w:rPr>
          <w:delText xml:space="preserve">distances </w:delText>
        </w:r>
      </w:del>
      <w:ins w:id="181" w:author="Pat Schloss" w:date="2017-10-27T13:58:00Z">
        <w:r w:rsidR="00A4729D">
          <w:rPr>
            <w:rFonts w:ascii="Arial" w:hAnsi="Arial" w:cs="Arial"/>
            <w:color w:val="000000" w:themeColor="text1"/>
          </w:rPr>
          <w:t>the community dissimilarity</w:t>
        </w:r>
        <w:r w:rsidR="00A4729D" w:rsidRPr="00A37901">
          <w:rPr>
            <w:rFonts w:ascii="Arial" w:hAnsi="Arial" w:cs="Arial"/>
            <w:color w:val="000000" w:themeColor="text1"/>
          </w:rPr>
          <w:t xml:space="preserve"> </w:t>
        </w:r>
      </w:ins>
      <w:r w:rsidRPr="00A37901">
        <w:rPr>
          <w:rFonts w:ascii="Arial" w:hAnsi="Arial" w:cs="Arial"/>
          <w:color w:val="000000" w:themeColor="text1"/>
        </w:rPr>
        <w:t xml:space="preserve">between samples from all subjects (interpersonal) versus samples from within one subject (intrapersonal). </w:t>
      </w:r>
      <w:commentRangeStart w:id="182"/>
      <w:r w:rsidRPr="00A37901">
        <w:rPr>
          <w:rFonts w:ascii="Arial" w:hAnsi="Arial" w:cs="Arial"/>
          <w:color w:val="000000" w:themeColor="text1"/>
        </w:rPr>
        <w:t xml:space="preserve">We found that samples from one individual were far more similar to each other than to </w:t>
      </w:r>
      <w:ins w:id="183" w:author="Pat Schloss" w:date="2017-10-27T13:59:00Z">
        <w:r w:rsidR="00194B78">
          <w:rPr>
            <w:rFonts w:ascii="Arial" w:hAnsi="Arial" w:cs="Arial"/>
            <w:color w:val="000000" w:themeColor="text1"/>
          </w:rPr>
          <w:t xml:space="preserve">matched samples from the </w:t>
        </w:r>
      </w:ins>
      <w:r w:rsidRPr="00A37901">
        <w:rPr>
          <w:rFonts w:ascii="Arial" w:hAnsi="Arial" w:cs="Arial"/>
          <w:color w:val="000000" w:themeColor="text1"/>
        </w:rPr>
        <w:t xml:space="preserve">other </w:t>
      </w:r>
      <w:del w:id="184" w:author="Pat Schloss" w:date="2017-10-27T13:59:00Z">
        <w:r w:rsidRPr="00A37901" w:rsidDel="00194B78">
          <w:rPr>
            <w:rFonts w:ascii="Arial" w:hAnsi="Arial" w:cs="Arial"/>
            <w:color w:val="000000" w:themeColor="text1"/>
          </w:rPr>
          <w:delText xml:space="preserve">study </w:delText>
        </w:r>
      </w:del>
      <w:r w:rsidRPr="00A37901">
        <w:rPr>
          <w:rFonts w:ascii="Arial" w:hAnsi="Arial" w:cs="Arial"/>
          <w:color w:val="000000" w:themeColor="text1"/>
        </w:rPr>
        <w:t>subjects (Figure 3C)</w:t>
      </w:r>
      <w:ins w:id="185" w:author="Pat Schloss" w:date="2017-10-27T13:59:00Z">
        <w:r w:rsidR="00652EAB">
          <w:rPr>
            <w:rFonts w:ascii="Arial" w:hAnsi="Arial" w:cs="Arial"/>
            <w:color w:val="000000" w:themeColor="text1"/>
          </w:rPr>
          <w:t>; this is</w:t>
        </w:r>
      </w:ins>
      <w:del w:id="186" w:author="Pat Schloss" w:date="2017-10-27T13:59:00Z">
        <w:r w:rsidRPr="00A37901" w:rsidDel="00652EAB">
          <w:rPr>
            <w:rFonts w:ascii="Arial" w:hAnsi="Arial" w:cs="Arial"/>
            <w:color w:val="000000" w:themeColor="text1"/>
          </w:rPr>
          <w:delText>,</w:delText>
        </w:r>
      </w:del>
      <w:r w:rsidRPr="00A37901">
        <w:rPr>
          <w:rFonts w:ascii="Arial" w:hAnsi="Arial" w:cs="Arial"/>
          <w:color w:val="000000" w:themeColor="text1"/>
        </w:rPr>
        <w:t xml:space="preserve"> consistent with previous human microbiome studies that have sampled multiple sites of the human colon</w:t>
      </w:r>
      <w:r w:rsidRPr="00A37901">
        <w:rPr>
          <w:rFonts w:ascii="Arial" w:hAnsi="Arial" w:cs="Arial"/>
          <w:color w:val="000000" w:themeColor="text1"/>
          <w:vertAlign w:val="superscript"/>
        </w:rPr>
        <w:t>12–14</w:t>
      </w:r>
      <w:r w:rsidRPr="00A37901">
        <w:rPr>
          <w:rFonts w:ascii="Arial" w:hAnsi="Arial" w:cs="Arial"/>
          <w:color w:val="000000" w:themeColor="text1"/>
        </w:rPr>
        <w:t xml:space="preserve">. Thus interpersonal variation </w:t>
      </w:r>
      <w:del w:id="187" w:author="Pat Schloss" w:date="2017-10-27T13:59:00Z">
        <w:r w:rsidRPr="00A37901" w:rsidDel="00652EAB">
          <w:rPr>
            <w:rFonts w:ascii="Arial" w:hAnsi="Arial" w:cs="Arial"/>
            <w:color w:val="000000" w:themeColor="text1"/>
          </w:rPr>
          <w:delText xml:space="preserve">between subjects </w:delText>
        </w:r>
      </w:del>
      <w:r w:rsidRPr="00A37901">
        <w:rPr>
          <w:rFonts w:ascii="Arial" w:hAnsi="Arial" w:cs="Arial"/>
          <w:color w:val="000000" w:themeColor="text1"/>
        </w:rPr>
        <w:t xml:space="preserve">drove the differences between samples more than </w:t>
      </w:r>
      <w:del w:id="188" w:author="Pat Schloss" w:date="2017-10-27T13:59:00Z">
        <w:r w:rsidRPr="00A37901" w:rsidDel="00652EAB">
          <w:rPr>
            <w:rFonts w:ascii="Arial" w:hAnsi="Arial" w:cs="Arial"/>
            <w:color w:val="000000" w:themeColor="text1"/>
          </w:rPr>
          <w:delText>sample site or location</w:delText>
        </w:r>
      </w:del>
      <w:ins w:id="189" w:author="Pat Schloss" w:date="2017-10-27T13:59:00Z">
        <w:r w:rsidR="00652EAB">
          <w:rPr>
            <w:rFonts w:ascii="Arial" w:hAnsi="Arial" w:cs="Arial"/>
            <w:color w:val="000000" w:themeColor="text1"/>
          </w:rPr>
          <w:t xml:space="preserve">whether the sample came from the proximal or distal side </w:t>
        </w:r>
      </w:ins>
      <w:ins w:id="190" w:author="Pat Schloss" w:date="2017-10-27T14:00:00Z">
        <w:r w:rsidR="00652EAB">
          <w:rPr>
            <w:rFonts w:ascii="Arial" w:hAnsi="Arial" w:cs="Arial"/>
            <w:color w:val="000000" w:themeColor="text1"/>
          </w:rPr>
          <w:t>of</w:t>
        </w:r>
      </w:ins>
      <w:ins w:id="191" w:author="Pat Schloss" w:date="2017-10-27T13:59:00Z">
        <w:r w:rsidR="00652EAB">
          <w:rPr>
            <w:rFonts w:ascii="Arial" w:hAnsi="Arial" w:cs="Arial"/>
            <w:color w:val="000000" w:themeColor="text1"/>
          </w:rPr>
          <w:t xml:space="preserve"> the colon or from the lumen or mucosa</w:t>
        </w:r>
      </w:ins>
      <w:r w:rsidRPr="00A37901">
        <w:rPr>
          <w:rFonts w:ascii="Arial" w:hAnsi="Arial" w:cs="Arial"/>
          <w:color w:val="000000" w:themeColor="text1"/>
        </w:rPr>
        <w:t xml:space="preserve">. </w:t>
      </w:r>
      <w:commentRangeEnd w:id="182"/>
      <w:r w:rsidR="00AC4D0C">
        <w:rPr>
          <w:rStyle w:val="CommentReference"/>
        </w:rPr>
        <w:commentReference w:id="182"/>
      </w:r>
      <w:r w:rsidRPr="00A37901">
        <w:rPr>
          <w:rFonts w:ascii="Arial" w:hAnsi="Arial" w:cs="Arial"/>
          <w:color w:val="000000" w:themeColor="text1"/>
        </w:rPr>
        <w:t>Overall, the</w:t>
      </w:r>
      <w:ins w:id="192" w:author="Pat Schloss" w:date="2017-10-27T14:01:00Z">
        <w:r w:rsidR="00AC4D0C">
          <w:rPr>
            <w:rFonts w:ascii="Arial" w:hAnsi="Arial" w:cs="Arial"/>
            <w:color w:val="000000" w:themeColor="text1"/>
          </w:rPr>
          <w:t>se</w:t>
        </w:r>
      </w:ins>
      <w:r w:rsidRPr="00A37901">
        <w:rPr>
          <w:rFonts w:ascii="Arial" w:hAnsi="Arial" w:cs="Arial"/>
          <w:color w:val="000000" w:themeColor="text1"/>
        </w:rPr>
        <w:t xml:space="preserve"> </w:t>
      </w:r>
      <w:del w:id="193" w:author="Pat Schloss" w:date="2017-10-27T14:01:00Z">
        <w:r w:rsidRPr="00A37901" w:rsidDel="00AC4D0C">
          <w:rPr>
            <w:rFonts w:ascii="Arial" w:hAnsi="Arial" w:cs="Arial"/>
            <w:color w:val="000000" w:themeColor="text1"/>
          </w:rPr>
          <w:delText xml:space="preserve">results comparing the structure of the communities </w:delText>
        </w:r>
      </w:del>
      <w:r w:rsidRPr="00A37901">
        <w:rPr>
          <w:rFonts w:ascii="Arial" w:hAnsi="Arial" w:cs="Arial"/>
          <w:color w:val="000000" w:themeColor="text1"/>
        </w:rPr>
        <w:t xml:space="preserve">suggest that the contents of the distal lumen </w:t>
      </w:r>
      <w:del w:id="194" w:author="Pat Schloss" w:date="2017-10-27T14:46:00Z">
        <w:r w:rsidRPr="00A37901" w:rsidDel="00AB6C6B">
          <w:rPr>
            <w:rFonts w:ascii="Arial" w:hAnsi="Arial" w:cs="Arial"/>
            <w:color w:val="000000" w:themeColor="text1"/>
          </w:rPr>
          <w:delText xml:space="preserve">are </w:delText>
        </w:r>
      </w:del>
      <w:ins w:id="195" w:author="Pat Schloss" w:date="2017-10-27T14:46:00Z">
        <w:r w:rsidR="00AB6C6B">
          <w:rPr>
            <w:rFonts w:ascii="Arial" w:hAnsi="Arial" w:cs="Arial"/>
            <w:color w:val="000000" w:themeColor="text1"/>
          </w:rPr>
          <w:t>we</w:t>
        </w:r>
        <w:r w:rsidR="00AB6C6B" w:rsidRPr="00A37901">
          <w:rPr>
            <w:rFonts w:ascii="Arial" w:hAnsi="Arial" w:cs="Arial"/>
            <w:color w:val="000000" w:themeColor="text1"/>
          </w:rPr>
          <w:t xml:space="preserve">re </w:t>
        </w:r>
      </w:ins>
      <w:r w:rsidRPr="00A37901">
        <w:rPr>
          <w:rFonts w:ascii="Arial" w:hAnsi="Arial" w:cs="Arial"/>
          <w:color w:val="000000" w:themeColor="text1"/>
        </w:rPr>
        <w:t xml:space="preserve">most representative of the </w:t>
      </w:r>
      <w:del w:id="196" w:author="Pat Schloss" w:date="2017-10-27T14:46:00Z">
        <w:r w:rsidRPr="00A37901" w:rsidDel="00AB6C6B">
          <w:rPr>
            <w:rFonts w:ascii="Arial" w:hAnsi="Arial" w:cs="Arial"/>
            <w:color w:val="000000" w:themeColor="text1"/>
          </w:rPr>
          <w:delText xml:space="preserve">patient's </w:delText>
        </w:r>
      </w:del>
      <w:ins w:id="197" w:author="Pat Schloss" w:date="2017-10-27T14:46:00Z">
        <w:r w:rsidR="00AB6C6B">
          <w:rPr>
            <w:rFonts w:ascii="Arial" w:hAnsi="Arial" w:cs="Arial"/>
            <w:color w:val="000000" w:themeColor="text1"/>
          </w:rPr>
          <w:t>subjects’</w:t>
        </w:r>
        <w:r w:rsidR="00AB6C6B" w:rsidRPr="00A37901">
          <w:rPr>
            <w:rFonts w:ascii="Arial" w:hAnsi="Arial" w:cs="Arial"/>
            <w:color w:val="000000" w:themeColor="text1"/>
          </w:rPr>
          <w:t xml:space="preserve"> </w:t>
        </w:r>
      </w:ins>
      <w:r w:rsidRPr="00A37901">
        <w:rPr>
          <w:rFonts w:ascii="Arial" w:hAnsi="Arial" w:cs="Arial"/>
          <w:color w:val="000000" w:themeColor="text1"/>
        </w:rPr>
        <w:t xml:space="preserve">feces, and the </w:t>
      </w:r>
      <w:ins w:id="198" w:author="Pat Schloss" w:date="2017-10-27T14:01:00Z">
        <w:r w:rsidR="00AC4D0C">
          <w:rPr>
            <w:rFonts w:ascii="Arial" w:hAnsi="Arial" w:cs="Arial"/>
            <w:color w:val="000000" w:themeColor="text1"/>
          </w:rPr>
          <w:t xml:space="preserve">mucosal </w:t>
        </w:r>
      </w:ins>
      <w:del w:id="199" w:author="Pat Schloss" w:date="2017-10-27T14:01:00Z">
        <w:r w:rsidRPr="00A37901" w:rsidDel="00AC4D0C">
          <w:rPr>
            <w:rFonts w:ascii="Arial" w:hAnsi="Arial" w:cs="Arial"/>
            <w:color w:val="000000" w:themeColor="text1"/>
          </w:rPr>
          <w:delText xml:space="preserve">microbes </w:delText>
        </w:r>
      </w:del>
      <w:ins w:id="200" w:author="Pat Schloss" w:date="2017-10-27T14:01:00Z">
        <w:r w:rsidR="00AC4D0C">
          <w:rPr>
            <w:rFonts w:ascii="Arial" w:hAnsi="Arial" w:cs="Arial"/>
            <w:color w:val="000000" w:themeColor="text1"/>
          </w:rPr>
          <w:t>microbiota</w:t>
        </w:r>
        <w:r w:rsidR="00AC4D0C" w:rsidRPr="00A37901">
          <w:rPr>
            <w:rFonts w:ascii="Arial" w:hAnsi="Arial" w:cs="Arial"/>
            <w:color w:val="000000" w:themeColor="text1"/>
          </w:rPr>
          <w:t xml:space="preserve"> </w:t>
        </w:r>
      </w:ins>
      <w:del w:id="201" w:author="Pat Schloss" w:date="2017-10-27T14:01:00Z">
        <w:r w:rsidRPr="00A37901" w:rsidDel="00AC4D0C">
          <w:rPr>
            <w:rFonts w:ascii="Arial" w:hAnsi="Arial" w:cs="Arial"/>
            <w:color w:val="000000" w:themeColor="text1"/>
          </w:rPr>
          <w:delText xml:space="preserve">remaining on the mucosa </w:delText>
        </w:r>
      </w:del>
      <w:r w:rsidRPr="00A37901">
        <w:rPr>
          <w:rFonts w:ascii="Arial" w:hAnsi="Arial" w:cs="Arial"/>
          <w:color w:val="000000" w:themeColor="text1"/>
        </w:rPr>
        <w:t xml:space="preserve">are </w:t>
      </w:r>
      <w:del w:id="202" w:author="Pat Schloss" w:date="2017-10-27T14:01:00Z">
        <w:r w:rsidRPr="00A37901" w:rsidDel="00AC4D0C">
          <w:rPr>
            <w:rFonts w:ascii="Arial" w:hAnsi="Arial" w:cs="Arial"/>
            <w:color w:val="000000" w:themeColor="text1"/>
          </w:rPr>
          <w:delText xml:space="preserve">more </w:delText>
        </w:r>
      </w:del>
      <w:r w:rsidRPr="00A37901">
        <w:rPr>
          <w:rFonts w:ascii="Arial" w:hAnsi="Arial" w:cs="Arial"/>
          <w:color w:val="000000" w:themeColor="text1"/>
        </w:rPr>
        <w:t>distinct</w:t>
      </w:r>
      <w:ins w:id="203" w:author="Pat Schloss" w:date="2017-10-27T14:02:00Z">
        <w:r w:rsidR="00D36F26">
          <w:rPr>
            <w:rFonts w:ascii="Arial" w:hAnsi="Arial" w:cs="Arial"/>
            <w:color w:val="000000" w:themeColor="text1"/>
          </w:rPr>
          <w:t xml:space="preserve"> from the fecal and luminal </w:t>
        </w:r>
        <w:r w:rsidR="008D6890">
          <w:rPr>
            <w:rFonts w:ascii="Arial" w:hAnsi="Arial" w:cs="Arial"/>
            <w:color w:val="000000" w:themeColor="text1"/>
          </w:rPr>
          <w:t>communities</w:t>
        </w:r>
      </w:ins>
      <w:r w:rsidRPr="00A37901">
        <w:rPr>
          <w:rFonts w:ascii="Arial" w:hAnsi="Arial" w:cs="Arial"/>
          <w:color w:val="000000" w:themeColor="text1"/>
        </w:rPr>
        <w:t>.</w:t>
      </w:r>
    </w:p>
    <w:p w14:paraId="285DA552" w14:textId="77777777" w:rsidR="00803D42" w:rsidRPr="00A37901" w:rsidRDefault="003B00EF" w:rsidP="00716FCE">
      <w:pPr>
        <w:pStyle w:val="Heading4"/>
        <w:spacing w:line="480" w:lineRule="auto"/>
        <w:rPr>
          <w:rFonts w:ascii="Arial" w:hAnsi="Arial" w:cs="Arial"/>
          <w:color w:val="000000" w:themeColor="text1"/>
        </w:rPr>
      </w:pPr>
      <w:bookmarkStart w:id="204" w:name="random-forest-classification-models-iden"/>
      <w:bookmarkEnd w:id="204"/>
      <w:r w:rsidRPr="00A37901">
        <w:rPr>
          <w:rFonts w:ascii="Arial" w:hAnsi="Arial" w:cs="Arial"/>
          <w:color w:val="000000" w:themeColor="text1"/>
        </w:rPr>
        <w:lastRenderedPageBreak/>
        <w:t>Random Forest classification models identify important Operational Taxonomic Units (OTUs) on each side</w:t>
      </w:r>
    </w:p>
    <w:p w14:paraId="2B9C0B1D" w14:textId="36BD28B9"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To identify OTUs that were distinct at each </w:t>
      </w:r>
      <w:del w:id="205" w:author="Pat Schloss" w:date="2017-10-27T14:06:00Z">
        <w:r w:rsidRPr="00A37901" w:rsidDel="00A909FA">
          <w:rPr>
            <w:rFonts w:ascii="Arial" w:hAnsi="Arial" w:cs="Arial"/>
            <w:color w:val="000000" w:themeColor="text1"/>
          </w:rPr>
          <w:delText xml:space="preserve">biogeographical </w:delText>
        </w:r>
      </w:del>
      <w:r w:rsidRPr="00A37901">
        <w:rPr>
          <w:rFonts w:ascii="Arial" w:hAnsi="Arial" w:cs="Arial"/>
          <w:color w:val="000000" w:themeColor="text1"/>
        </w:rPr>
        <w:t xml:space="preserve">site, we constructed several Random Forest models trained using OTU </w:t>
      </w:r>
      <w:ins w:id="206" w:author="Pat Schloss" w:date="2017-10-27T14:07:00Z">
        <w:r w:rsidR="00A909FA">
          <w:rPr>
            <w:rFonts w:ascii="Arial" w:hAnsi="Arial" w:cs="Arial"/>
            <w:color w:val="000000" w:themeColor="text1"/>
          </w:rPr>
          <w:t xml:space="preserve">relative </w:t>
        </w:r>
      </w:ins>
      <w:r w:rsidRPr="00A37901">
        <w:rPr>
          <w:rFonts w:ascii="Arial" w:hAnsi="Arial" w:cs="Arial"/>
          <w:color w:val="000000" w:themeColor="text1"/>
        </w:rPr>
        <w:t xml:space="preserve">abundances. </w:t>
      </w:r>
      <w:commentRangeStart w:id="207"/>
      <w:r w:rsidRPr="00A37901">
        <w:rPr>
          <w:rFonts w:ascii="Arial" w:hAnsi="Arial" w:cs="Arial"/>
          <w:color w:val="000000" w:themeColor="text1"/>
        </w:rPr>
        <w:t xml:space="preserve">We used 10-fold cross validation to build the first model to classify the </w:t>
      </w:r>
      <w:del w:id="208" w:author="Pat Schloss" w:date="2017-10-27T14:26:00Z">
        <w:r w:rsidRPr="00A37901" w:rsidDel="003275E7">
          <w:rPr>
            <w:rFonts w:ascii="Arial" w:hAnsi="Arial" w:cs="Arial"/>
            <w:color w:val="000000" w:themeColor="text1"/>
          </w:rPr>
          <w:delText>lumenal</w:delText>
        </w:r>
      </w:del>
      <w:ins w:id="209"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versus mucosal samples for the proximal and distal sides, independently (Figure S1A). The models were constructed to only use the five most predictive OTUs as input to reduce </w:t>
      </w:r>
      <w:proofErr w:type="spellStart"/>
      <w:r w:rsidRPr="00A37901">
        <w:rPr>
          <w:rFonts w:ascii="Arial" w:hAnsi="Arial" w:cs="Arial"/>
          <w:color w:val="000000" w:themeColor="text1"/>
        </w:rPr>
        <w:t>overfitting</w:t>
      </w:r>
      <w:proofErr w:type="spellEnd"/>
      <w:r w:rsidRPr="00A37901">
        <w:rPr>
          <w:rFonts w:ascii="Arial" w:hAnsi="Arial" w:cs="Arial"/>
          <w:color w:val="000000" w:themeColor="text1"/>
        </w:rPr>
        <w:t xml:space="preserve"> between samples</w:t>
      </w:r>
      <w:commentRangeEnd w:id="207"/>
      <w:r w:rsidR="007346D9">
        <w:rPr>
          <w:rStyle w:val="CommentReference"/>
        </w:rPr>
        <w:commentReference w:id="207"/>
      </w:r>
      <w:r w:rsidRPr="00A37901">
        <w:rPr>
          <w:rFonts w:ascii="Arial" w:hAnsi="Arial" w:cs="Arial"/>
          <w:color w:val="000000" w:themeColor="text1"/>
        </w:rPr>
        <w:t xml:space="preserve">. The models performed well when classifying these samples (AUC = 0.856 and AUC = 0.975, respectively). The OTUs that were most predictive of each site were identified by their greatest mean decrease in accuracy when removed from the model. For distinguishing the proximal lumen and mucosa, OTUs </w:t>
      </w:r>
      <w:ins w:id="210" w:author="Pat Schloss" w:date="2017-10-27T14:08:00Z">
        <w:r w:rsidR="00A909FA">
          <w:rPr>
            <w:rFonts w:ascii="Arial" w:hAnsi="Arial" w:cs="Arial"/>
            <w:color w:val="000000" w:themeColor="text1"/>
          </w:rPr>
          <w:t xml:space="preserve">affiliated with the </w:t>
        </w:r>
      </w:ins>
      <w:del w:id="211" w:author="Pat Schloss" w:date="2017-10-27T14:08:00Z">
        <w:r w:rsidRPr="00A37901" w:rsidDel="00A909FA">
          <w:rPr>
            <w:rFonts w:ascii="Arial" w:hAnsi="Arial" w:cs="Arial"/>
            <w:color w:val="000000" w:themeColor="text1"/>
          </w:rPr>
          <w:delText xml:space="preserve">from the </w:delText>
        </w:r>
      </w:del>
      <w:proofErr w:type="spellStart"/>
      <w:r w:rsidRPr="00A37901">
        <w:rPr>
          <w:rFonts w:ascii="Arial" w:hAnsi="Arial" w:cs="Arial"/>
          <w:i/>
          <w:color w:val="000000" w:themeColor="text1"/>
        </w:rPr>
        <w:t>Bacteriodes</w:t>
      </w:r>
      <w:proofErr w:type="spellEnd"/>
      <w:r w:rsidRPr="00A37901">
        <w:rPr>
          <w:rFonts w:ascii="Arial" w:hAnsi="Arial" w:cs="Arial"/>
          <w:color w:val="000000" w:themeColor="text1"/>
        </w:rPr>
        <w:t xml:space="preserve">, </w:t>
      </w:r>
      <w:proofErr w:type="spellStart"/>
      <w:r w:rsidRPr="00A37901">
        <w:rPr>
          <w:rFonts w:ascii="Arial" w:hAnsi="Arial" w:cs="Arial"/>
          <w:i/>
          <w:color w:val="000000" w:themeColor="text1"/>
        </w:rPr>
        <w:t>Actinomyces</w:t>
      </w:r>
      <w:proofErr w:type="spellEnd"/>
      <w:r w:rsidRPr="00A37901">
        <w:rPr>
          <w:rFonts w:ascii="Arial" w:hAnsi="Arial" w:cs="Arial"/>
          <w:color w:val="000000" w:themeColor="text1"/>
        </w:rPr>
        <w:t xml:space="preserve">, </w:t>
      </w:r>
      <w:proofErr w:type="spellStart"/>
      <w:r w:rsidRPr="00A37901">
        <w:rPr>
          <w:rFonts w:ascii="Arial" w:hAnsi="Arial" w:cs="Arial"/>
          <w:i/>
          <w:color w:val="000000" w:themeColor="text1"/>
        </w:rPr>
        <w:t>Psuedomonas</w:t>
      </w:r>
      <w:proofErr w:type="spellEnd"/>
      <w:ins w:id="212" w:author="Pat Schloss" w:date="2017-10-27T14:08:00Z">
        <w:r w:rsidR="00A909FA" w:rsidRPr="00A909FA">
          <w:rPr>
            <w:rFonts w:ascii="Arial" w:hAnsi="Arial" w:cs="Arial"/>
            <w:color w:val="000000" w:themeColor="text1"/>
            <w:rPrChange w:id="213" w:author="Pat Schloss" w:date="2017-10-27T14:08:00Z">
              <w:rPr>
                <w:rFonts w:ascii="Arial" w:hAnsi="Arial" w:cs="Arial"/>
                <w:i/>
                <w:color w:val="000000" w:themeColor="text1"/>
              </w:rPr>
            </w:rPrChange>
          </w:rPr>
          <w:t>,</w:t>
        </w:r>
      </w:ins>
      <w:r w:rsidRPr="00A37901">
        <w:rPr>
          <w:rFonts w:ascii="Arial" w:hAnsi="Arial" w:cs="Arial"/>
          <w:color w:val="000000" w:themeColor="text1"/>
        </w:rPr>
        <w:t xml:space="preserve"> and </w:t>
      </w:r>
      <w:del w:id="214" w:author="Pat Schloss" w:date="2017-10-27T14:08:00Z">
        <w:r w:rsidRPr="00A37901" w:rsidDel="00A909FA">
          <w:rPr>
            <w:rFonts w:ascii="Arial" w:hAnsi="Arial" w:cs="Arial"/>
            <w:color w:val="000000" w:themeColor="text1"/>
          </w:rPr>
          <w:delText xml:space="preserve">two OTUs from the </w:delText>
        </w:r>
      </w:del>
      <w:proofErr w:type="spellStart"/>
      <w:r w:rsidRPr="00A37901">
        <w:rPr>
          <w:rFonts w:ascii="Arial" w:hAnsi="Arial" w:cs="Arial"/>
          <w:i/>
          <w:color w:val="000000" w:themeColor="text1"/>
        </w:rPr>
        <w:t>Enterobacteraceae</w:t>
      </w:r>
      <w:proofErr w:type="spellEnd"/>
      <w:r w:rsidRPr="00A37901">
        <w:rPr>
          <w:rFonts w:ascii="Arial" w:hAnsi="Arial" w:cs="Arial"/>
          <w:color w:val="000000" w:themeColor="text1"/>
        </w:rPr>
        <w:t xml:space="preserve"> </w:t>
      </w:r>
      <w:del w:id="215" w:author="Pat Schloss" w:date="2017-10-27T14:08:00Z">
        <w:r w:rsidRPr="00A37901" w:rsidDel="007346D9">
          <w:rPr>
            <w:rFonts w:ascii="Arial" w:hAnsi="Arial" w:cs="Arial"/>
            <w:color w:val="000000" w:themeColor="text1"/>
          </w:rPr>
          <w:delText xml:space="preserve">genera </w:delText>
        </w:r>
      </w:del>
      <w:r w:rsidRPr="00A37901">
        <w:rPr>
          <w:rFonts w:ascii="Arial" w:hAnsi="Arial" w:cs="Arial"/>
          <w:color w:val="000000" w:themeColor="text1"/>
        </w:rPr>
        <w:t xml:space="preserve">were </w:t>
      </w:r>
      <w:del w:id="216" w:author="Pat Schloss" w:date="2017-10-27T14:08:00Z">
        <w:r w:rsidRPr="00A37901" w:rsidDel="00A909FA">
          <w:rPr>
            <w:rFonts w:ascii="Arial" w:hAnsi="Arial" w:cs="Arial"/>
            <w:color w:val="000000" w:themeColor="text1"/>
          </w:rPr>
          <w:delText>differentially abundant</w:delText>
        </w:r>
      </w:del>
      <w:ins w:id="217" w:author="Pat Schloss" w:date="2017-10-27T14:08:00Z">
        <w:r w:rsidR="00A909FA">
          <w:rPr>
            <w:rFonts w:ascii="Arial" w:hAnsi="Arial" w:cs="Arial"/>
            <w:color w:val="000000" w:themeColor="text1"/>
          </w:rPr>
          <w:t>included in the best model</w:t>
        </w:r>
      </w:ins>
      <w:r w:rsidRPr="00A37901">
        <w:rPr>
          <w:rFonts w:ascii="Arial" w:hAnsi="Arial" w:cs="Arial"/>
          <w:color w:val="000000" w:themeColor="text1"/>
        </w:rPr>
        <w:t xml:space="preserve"> (Figure 4A). The model</w:t>
      </w:r>
      <w:ins w:id="218" w:author="Pat Schloss" w:date="2017-10-27T14:08:00Z">
        <w:r w:rsidR="007346D9">
          <w:rPr>
            <w:rFonts w:ascii="Arial" w:hAnsi="Arial" w:cs="Arial"/>
            <w:color w:val="000000" w:themeColor="text1"/>
          </w:rPr>
          <w:t xml:space="preserve"> to</w:t>
        </w:r>
      </w:ins>
      <w:r w:rsidRPr="00A37901">
        <w:rPr>
          <w:rFonts w:ascii="Arial" w:hAnsi="Arial" w:cs="Arial"/>
          <w:color w:val="000000" w:themeColor="text1"/>
        </w:rPr>
        <w:t xml:space="preserve"> </w:t>
      </w:r>
      <w:del w:id="219" w:author="Pat Schloss" w:date="2017-10-27T14:09:00Z">
        <w:r w:rsidRPr="00A37901" w:rsidDel="007346D9">
          <w:rPr>
            <w:rFonts w:ascii="Arial" w:hAnsi="Arial" w:cs="Arial"/>
            <w:color w:val="000000" w:themeColor="text1"/>
          </w:rPr>
          <w:delText xml:space="preserve">classifying </w:delText>
        </w:r>
      </w:del>
      <w:ins w:id="220" w:author="Pat Schloss" w:date="2017-10-27T14:09:00Z">
        <w:r w:rsidR="007346D9">
          <w:rPr>
            <w:rFonts w:ascii="Arial" w:hAnsi="Arial" w:cs="Arial"/>
            <w:color w:val="000000" w:themeColor="text1"/>
          </w:rPr>
          <w:t xml:space="preserve">differentiate between </w:t>
        </w:r>
      </w:ins>
      <w:r w:rsidRPr="00A37901">
        <w:rPr>
          <w:rFonts w:ascii="Arial" w:hAnsi="Arial" w:cs="Arial"/>
          <w:color w:val="000000" w:themeColor="text1"/>
        </w:rPr>
        <w:t xml:space="preserve">the distal lumen and mucosa </w:t>
      </w:r>
      <w:del w:id="221" w:author="Pat Schloss" w:date="2017-10-27T14:09:00Z">
        <w:r w:rsidRPr="00A37901" w:rsidDel="007346D9">
          <w:rPr>
            <w:rFonts w:ascii="Arial" w:hAnsi="Arial" w:cs="Arial"/>
            <w:color w:val="000000" w:themeColor="text1"/>
          </w:rPr>
          <w:delText xml:space="preserve">identified </w:delText>
        </w:r>
      </w:del>
      <w:ins w:id="222" w:author="Pat Schloss" w:date="2017-10-27T14:09:00Z">
        <w:r w:rsidR="007346D9">
          <w:rPr>
            <w:rFonts w:ascii="Arial" w:hAnsi="Arial" w:cs="Arial"/>
            <w:color w:val="000000" w:themeColor="text1"/>
          </w:rPr>
          <w:t>included</w:t>
        </w:r>
        <w:r w:rsidR="007346D9" w:rsidRPr="00A37901">
          <w:rPr>
            <w:rFonts w:ascii="Arial" w:hAnsi="Arial" w:cs="Arial"/>
            <w:color w:val="000000" w:themeColor="text1"/>
          </w:rPr>
          <w:t xml:space="preserve"> </w:t>
        </w:r>
      </w:ins>
      <w:r w:rsidRPr="00A37901">
        <w:rPr>
          <w:rFonts w:ascii="Arial" w:hAnsi="Arial" w:cs="Arial"/>
          <w:color w:val="000000" w:themeColor="text1"/>
        </w:rPr>
        <w:t xml:space="preserve">OTUs </w:t>
      </w:r>
      <w:del w:id="223" w:author="Pat Schloss" w:date="2017-10-27T14:09:00Z">
        <w:r w:rsidRPr="00A37901" w:rsidDel="007346D9">
          <w:rPr>
            <w:rFonts w:ascii="Arial" w:hAnsi="Arial" w:cs="Arial"/>
            <w:color w:val="000000" w:themeColor="text1"/>
          </w:rPr>
          <w:delText xml:space="preserve">from </w:delText>
        </w:r>
      </w:del>
      <w:ins w:id="224" w:author="Pat Schloss" w:date="2017-10-27T14:09:00Z">
        <w:r w:rsidR="007346D9">
          <w:rPr>
            <w:rFonts w:ascii="Arial" w:hAnsi="Arial" w:cs="Arial"/>
            <w:color w:val="000000" w:themeColor="text1"/>
          </w:rPr>
          <w:t xml:space="preserve">affiliated with the </w:t>
        </w:r>
      </w:ins>
      <w:proofErr w:type="spellStart"/>
      <w:r w:rsidRPr="00A37901">
        <w:rPr>
          <w:rFonts w:ascii="Arial" w:hAnsi="Arial" w:cs="Arial"/>
          <w:i/>
          <w:color w:val="000000" w:themeColor="text1"/>
        </w:rPr>
        <w:t>Turicibacter</w:t>
      </w:r>
      <w:proofErr w:type="spellEnd"/>
      <w:r w:rsidRPr="00A37901">
        <w:rPr>
          <w:rFonts w:ascii="Arial" w:hAnsi="Arial" w:cs="Arial"/>
          <w:color w:val="000000" w:themeColor="text1"/>
        </w:rPr>
        <w:t xml:space="preserve">, </w:t>
      </w:r>
      <w:proofErr w:type="spellStart"/>
      <w:r w:rsidRPr="00A37901">
        <w:rPr>
          <w:rFonts w:ascii="Arial" w:hAnsi="Arial" w:cs="Arial"/>
          <w:i/>
          <w:color w:val="000000" w:themeColor="text1"/>
        </w:rPr>
        <w:t>Finegoldia</w:t>
      </w:r>
      <w:proofErr w:type="spellEnd"/>
      <w:r w:rsidRPr="00A37901">
        <w:rPr>
          <w:rFonts w:ascii="Arial" w:hAnsi="Arial" w:cs="Arial"/>
          <w:color w:val="000000" w:themeColor="text1"/>
        </w:rPr>
        <w:t xml:space="preserve">, </w:t>
      </w:r>
      <w:proofErr w:type="spellStart"/>
      <w:r w:rsidRPr="00A37901">
        <w:rPr>
          <w:rFonts w:ascii="Arial" w:hAnsi="Arial" w:cs="Arial"/>
          <w:i/>
          <w:color w:val="000000" w:themeColor="text1"/>
        </w:rPr>
        <w:t>Peptoniphilus</w:t>
      </w:r>
      <w:proofErr w:type="spellEnd"/>
      <w:ins w:id="225" w:author="Pat Schloss" w:date="2017-10-27T14:09:00Z">
        <w:r w:rsidR="007346D9">
          <w:rPr>
            <w:rFonts w:ascii="Arial" w:hAnsi="Arial" w:cs="Arial"/>
            <w:color w:val="000000" w:themeColor="text1"/>
          </w:rPr>
          <w:t>,</w:t>
        </w:r>
      </w:ins>
      <w:r w:rsidRPr="00A37901">
        <w:rPr>
          <w:rFonts w:ascii="Arial" w:hAnsi="Arial" w:cs="Arial"/>
          <w:color w:val="000000" w:themeColor="text1"/>
        </w:rPr>
        <w:t xml:space="preserve"> and </w:t>
      </w:r>
      <w:del w:id="226" w:author="Pat Schloss" w:date="2017-10-27T14:09:00Z">
        <w:r w:rsidRPr="00A37901" w:rsidDel="007346D9">
          <w:rPr>
            <w:rFonts w:ascii="Arial" w:hAnsi="Arial" w:cs="Arial"/>
            <w:color w:val="000000" w:themeColor="text1"/>
          </w:rPr>
          <w:delText xml:space="preserve">two OTUs from the </w:delText>
        </w:r>
      </w:del>
      <w:proofErr w:type="spellStart"/>
      <w:r w:rsidRPr="00A37901">
        <w:rPr>
          <w:rFonts w:ascii="Arial" w:hAnsi="Arial" w:cs="Arial"/>
          <w:i/>
          <w:color w:val="000000" w:themeColor="text1"/>
        </w:rPr>
        <w:t>Anaerococcus</w:t>
      </w:r>
      <w:proofErr w:type="spellEnd"/>
      <w:r w:rsidRPr="00A37901">
        <w:rPr>
          <w:rFonts w:ascii="Arial" w:hAnsi="Arial" w:cs="Arial"/>
          <w:color w:val="000000" w:themeColor="text1"/>
        </w:rPr>
        <w:t xml:space="preserve"> </w:t>
      </w:r>
      <w:del w:id="227" w:author="Pat Schloss" w:date="2017-10-27T14:09:00Z">
        <w:r w:rsidRPr="00A37901" w:rsidDel="007346D9">
          <w:rPr>
            <w:rFonts w:ascii="Arial" w:hAnsi="Arial" w:cs="Arial"/>
            <w:color w:val="000000" w:themeColor="text1"/>
          </w:rPr>
          <w:delText xml:space="preserve">genera </w:delText>
        </w:r>
      </w:del>
      <w:r w:rsidRPr="00A37901">
        <w:rPr>
          <w:rFonts w:ascii="Arial" w:hAnsi="Arial" w:cs="Arial"/>
          <w:color w:val="000000" w:themeColor="text1"/>
        </w:rPr>
        <w:t>(Figure 4B). These results indicated that there were fine differences between the different sites of the colon, and that these could be traced to specific OTUs on each side.</w:t>
      </w:r>
    </w:p>
    <w:p w14:paraId="1C632696" w14:textId="11D00099"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Next, we built a </w:t>
      </w:r>
      <w:ins w:id="228" w:author="Pat Schloss" w:date="2017-10-27T14:11:00Z">
        <w:r w:rsidR="00FE6D1A">
          <w:rPr>
            <w:rFonts w:ascii="Arial" w:hAnsi="Arial" w:cs="Arial"/>
            <w:color w:val="000000" w:themeColor="text1"/>
          </w:rPr>
          <w:t xml:space="preserve">Random Forest </w:t>
        </w:r>
      </w:ins>
      <w:r w:rsidRPr="00A37901">
        <w:rPr>
          <w:rFonts w:ascii="Arial" w:hAnsi="Arial" w:cs="Arial"/>
          <w:color w:val="000000" w:themeColor="text1"/>
        </w:rPr>
        <w:t xml:space="preserve">model to differentiate the proximal and distal </w:t>
      </w:r>
      <w:del w:id="229" w:author="Pat Schloss" w:date="2017-10-27T14:26:00Z">
        <w:r w:rsidRPr="00A37901" w:rsidDel="003275E7">
          <w:rPr>
            <w:rFonts w:ascii="Arial" w:hAnsi="Arial" w:cs="Arial"/>
            <w:color w:val="000000" w:themeColor="text1"/>
          </w:rPr>
          <w:delText>lumenal</w:delText>
        </w:r>
      </w:del>
      <w:ins w:id="230"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samples using </w:t>
      </w:r>
      <w:commentRangeStart w:id="231"/>
      <w:r w:rsidRPr="00A37901">
        <w:rPr>
          <w:rFonts w:ascii="Arial" w:hAnsi="Arial" w:cs="Arial"/>
          <w:color w:val="000000" w:themeColor="text1"/>
        </w:rPr>
        <w:t>10-fold cross validation</w:t>
      </w:r>
      <w:commentRangeEnd w:id="231"/>
      <w:r w:rsidR="00FE6D1A">
        <w:rPr>
          <w:rStyle w:val="CommentReference"/>
        </w:rPr>
        <w:commentReference w:id="231"/>
      </w:r>
      <w:r w:rsidRPr="00A37901">
        <w:rPr>
          <w:rFonts w:ascii="Arial" w:hAnsi="Arial" w:cs="Arial"/>
          <w:color w:val="000000" w:themeColor="text1"/>
        </w:rPr>
        <w:t xml:space="preserve">. The model performed best when distinguishing the proximal versus distal mucosa (Figure S1B, AUC = 0.920) </w:t>
      </w:r>
      <w:ins w:id="232" w:author="Pat Schloss" w:date="2017-10-27T14:11:00Z">
        <w:r w:rsidR="00FE6D1A">
          <w:rPr>
            <w:rFonts w:ascii="Arial" w:hAnsi="Arial" w:cs="Arial"/>
            <w:color w:val="000000" w:themeColor="text1"/>
          </w:rPr>
          <w:t xml:space="preserve">whereas the model </w:t>
        </w:r>
      </w:ins>
      <w:del w:id="233" w:author="Pat Schloss" w:date="2017-10-27T14:11:00Z">
        <w:r w:rsidRPr="00A37901" w:rsidDel="00FE6D1A">
          <w:rPr>
            <w:rFonts w:ascii="Arial" w:hAnsi="Arial" w:cs="Arial"/>
            <w:color w:val="000000" w:themeColor="text1"/>
          </w:rPr>
          <w:delText xml:space="preserve">compared to the </w:delText>
        </w:r>
      </w:del>
      <w:ins w:id="234" w:author="Pat Schloss" w:date="2017-10-27T14:11:00Z">
        <w:r w:rsidR="00FE6D1A">
          <w:rPr>
            <w:rFonts w:ascii="Arial" w:hAnsi="Arial" w:cs="Arial"/>
            <w:color w:val="000000" w:themeColor="text1"/>
          </w:rPr>
          <w:t xml:space="preserve">to differentiate between the </w:t>
        </w:r>
      </w:ins>
      <w:r w:rsidRPr="00A37901">
        <w:rPr>
          <w:rFonts w:ascii="Arial" w:hAnsi="Arial" w:cs="Arial"/>
          <w:color w:val="000000" w:themeColor="text1"/>
        </w:rPr>
        <w:t xml:space="preserve">proximal versus distal lumen </w:t>
      </w:r>
      <w:ins w:id="235" w:author="Pat Schloss" w:date="2017-10-27T14:12:00Z">
        <w:r w:rsidR="00FE6D1A">
          <w:rPr>
            <w:rFonts w:ascii="Arial" w:hAnsi="Arial" w:cs="Arial"/>
            <w:color w:val="000000" w:themeColor="text1"/>
          </w:rPr>
          <w:t>performed</w:t>
        </w:r>
      </w:ins>
      <w:ins w:id="236" w:author="Pat Schloss" w:date="2017-10-27T14:11:00Z">
        <w:r w:rsidR="00FE6D1A">
          <w:rPr>
            <w:rFonts w:ascii="Arial" w:hAnsi="Arial" w:cs="Arial"/>
            <w:color w:val="000000" w:themeColor="text1"/>
          </w:rPr>
          <w:t xml:space="preserve"> poorly </w:t>
        </w:r>
      </w:ins>
      <w:r w:rsidRPr="00A37901">
        <w:rPr>
          <w:rFonts w:ascii="Arial" w:hAnsi="Arial" w:cs="Arial"/>
          <w:color w:val="000000" w:themeColor="text1"/>
        </w:rPr>
        <w:t>(</w:t>
      </w:r>
      <w:commentRangeStart w:id="237"/>
      <w:r w:rsidRPr="00A37901">
        <w:rPr>
          <w:rFonts w:ascii="Arial" w:hAnsi="Arial" w:cs="Arial"/>
          <w:color w:val="000000" w:themeColor="text1"/>
        </w:rPr>
        <w:t>AUC = 0.575</w:t>
      </w:r>
      <w:commentRangeEnd w:id="237"/>
      <w:r w:rsidR="00BF1E73">
        <w:rPr>
          <w:rStyle w:val="CommentReference"/>
        </w:rPr>
        <w:commentReference w:id="237"/>
      </w:r>
      <w:r w:rsidRPr="00A37901">
        <w:rPr>
          <w:rFonts w:ascii="Arial" w:hAnsi="Arial" w:cs="Arial"/>
          <w:color w:val="000000" w:themeColor="text1"/>
        </w:rPr>
        <w:t xml:space="preserve">). These models were also constructed to use only the five most predictive OTUs as input to reduce </w:t>
      </w:r>
      <w:proofErr w:type="spellStart"/>
      <w:r w:rsidRPr="00A37901">
        <w:rPr>
          <w:rFonts w:ascii="Arial" w:hAnsi="Arial" w:cs="Arial"/>
          <w:color w:val="000000" w:themeColor="text1"/>
        </w:rPr>
        <w:t>overfitting</w:t>
      </w:r>
      <w:proofErr w:type="spellEnd"/>
      <w:r w:rsidRPr="00A37901">
        <w:rPr>
          <w:rFonts w:ascii="Arial" w:hAnsi="Arial" w:cs="Arial"/>
          <w:color w:val="000000" w:themeColor="text1"/>
        </w:rPr>
        <w:t xml:space="preserve">. </w:t>
      </w:r>
      <w:ins w:id="238" w:author="Pat Schloss" w:date="2017-10-27T14:12:00Z">
        <w:r w:rsidR="000452E1">
          <w:rPr>
            <w:rFonts w:ascii="Arial" w:hAnsi="Arial" w:cs="Arial"/>
            <w:color w:val="000000" w:themeColor="text1"/>
          </w:rPr>
          <w:t xml:space="preserve">The </w:t>
        </w:r>
      </w:ins>
      <w:r w:rsidRPr="00A37901">
        <w:rPr>
          <w:rFonts w:ascii="Arial" w:hAnsi="Arial" w:cs="Arial"/>
          <w:color w:val="000000" w:themeColor="text1"/>
        </w:rPr>
        <w:t xml:space="preserve">OTUs </w:t>
      </w:r>
      <w:del w:id="239" w:author="Pat Schloss" w:date="2017-10-27T14:12:00Z">
        <w:r w:rsidRPr="00A37901" w:rsidDel="000452E1">
          <w:rPr>
            <w:rFonts w:ascii="Arial" w:hAnsi="Arial" w:cs="Arial"/>
            <w:color w:val="000000" w:themeColor="text1"/>
          </w:rPr>
          <w:delText xml:space="preserve">that were differentially abundant between the </w:delText>
        </w:r>
      </w:del>
      <w:ins w:id="240" w:author="Pat Schloss" w:date="2017-10-27T14:12:00Z">
        <w:r w:rsidR="000452E1">
          <w:rPr>
            <w:rFonts w:ascii="Arial" w:hAnsi="Arial" w:cs="Arial"/>
            <w:color w:val="000000" w:themeColor="text1"/>
          </w:rPr>
          <w:t xml:space="preserve">included in the model differentiating the </w:t>
        </w:r>
      </w:ins>
      <w:r w:rsidRPr="00A37901">
        <w:rPr>
          <w:rFonts w:ascii="Arial" w:hAnsi="Arial" w:cs="Arial"/>
          <w:color w:val="000000" w:themeColor="text1"/>
        </w:rPr>
        <w:t xml:space="preserve">distal and proximal mucosa included members of the </w:t>
      </w:r>
      <w:proofErr w:type="spellStart"/>
      <w:r w:rsidRPr="00A37901">
        <w:rPr>
          <w:rFonts w:ascii="Arial" w:hAnsi="Arial" w:cs="Arial"/>
          <w:i/>
          <w:color w:val="000000" w:themeColor="text1"/>
        </w:rPr>
        <w:t>Porphyromonas</w:t>
      </w:r>
      <w:proofErr w:type="spellEnd"/>
      <w:r w:rsidRPr="00A37901">
        <w:rPr>
          <w:rFonts w:ascii="Arial" w:hAnsi="Arial" w:cs="Arial"/>
          <w:color w:val="000000" w:themeColor="text1"/>
        </w:rPr>
        <w:t xml:space="preserve">, </w:t>
      </w:r>
      <w:proofErr w:type="spellStart"/>
      <w:r w:rsidRPr="00A37901">
        <w:rPr>
          <w:rFonts w:ascii="Arial" w:hAnsi="Arial" w:cs="Arial"/>
          <w:i/>
          <w:color w:val="000000" w:themeColor="text1"/>
        </w:rPr>
        <w:t>Murdochiella</w:t>
      </w:r>
      <w:proofErr w:type="spellEnd"/>
      <w:r w:rsidRPr="00A37901">
        <w:rPr>
          <w:rFonts w:ascii="Arial" w:hAnsi="Arial" w:cs="Arial"/>
          <w:color w:val="000000" w:themeColor="text1"/>
        </w:rPr>
        <w:t xml:space="preserve">, </w:t>
      </w:r>
      <w:proofErr w:type="spellStart"/>
      <w:r w:rsidRPr="00A37901">
        <w:rPr>
          <w:rFonts w:ascii="Arial" w:hAnsi="Arial" w:cs="Arial"/>
          <w:i/>
          <w:color w:val="000000" w:themeColor="text1"/>
        </w:rPr>
        <w:t>Finegoldia</w:t>
      </w:r>
      <w:proofErr w:type="spellEnd"/>
      <w:r w:rsidRPr="00A37901">
        <w:rPr>
          <w:rFonts w:ascii="Arial" w:hAnsi="Arial" w:cs="Arial"/>
          <w:color w:val="000000" w:themeColor="text1"/>
        </w:rPr>
        <w:t xml:space="preserve">, </w:t>
      </w:r>
      <w:proofErr w:type="spellStart"/>
      <w:r w:rsidRPr="00A37901">
        <w:rPr>
          <w:rFonts w:ascii="Arial" w:hAnsi="Arial" w:cs="Arial"/>
          <w:i/>
          <w:color w:val="000000" w:themeColor="text1"/>
        </w:rPr>
        <w:lastRenderedPageBreak/>
        <w:t>Anaerococcus</w:t>
      </w:r>
      <w:proofErr w:type="spellEnd"/>
      <w:ins w:id="241" w:author="Pat Schloss" w:date="2017-10-27T14:12:00Z">
        <w:r w:rsidR="000452E1" w:rsidRPr="000452E1">
          <w:rPr>
            <w:rFonts w:ascii="Arial" w:hAnsi="Arial" w:cs="Arial"/>
            <w:i/>
            <w:color w:val="000000" w:themeColor="text1"/>
          </w:rPr>
          <w:t>,</w:t>
        </w:r>
      </w:ins>
      <w:r w:rsidRPr="00A37901">
        <w:rPr>
          <w:rFonts w:ascii="Arial" w:hAnsi="Arial" w:cs="Arial"/>
          <w:color w:val="000000" w:themeColor="text1"/>
        </w:rPr>
        <w:t xml:space="preserve"> and </w:t>
      </w:r>
      <w:proofErr w:type="spellStart"/>
      <w:r w:rsidRPr="00A37901">
        <w:rPr>
          <w:rFonts w:ascii="Arial" w:hAnsi="Arial" w:cs="Arial"/>
          <w:i/>
          <w:color w:val="000000" w:themeColor="text1"/>
        </w:rPr>
        <w:t>Peptoniphilus</w:t>
      </w:r>
      <w:proofErr w:type="spellEnd"/>
      <w:r w:rsidRPr="00A37901">
        <w:rPr>
          <w:rFonts w:ascii="Arial" w:hAnsi="Arial" w:cs="Arial"/>
          <w:color w:val="000000" w:themeColor="text1"/>
        </w:rPr>
        <w:t xml:space="preserve"> </w:t>
      </w:r>
      <w:del w:id="242" w:author="Pat Schloss" w:date="2017-10-27T14:12:00Z">
        <w:r w:rsidRPr="00A37901" w:rsidDel="000452E1">
          <w:rPr>
            <w:rFonts w:ascii="Arial" w:hAnsi="Arial" w:cs="Arial"/>
            <w:color w:val="000000" w:themeColor="text1"/>
          </w:rPr>
          <w:delText xml:space="preserve">genera </w:delText>
        </w:r>
      </w:del>
      <w:r w:rsidRPr="00A37901">
        <w:rPr>
          <w:rFonts w:ascii="Arial" w:hAnsi="Arial" w:cs="Arial"/>
          <w:color w:val="000000" w:themeColor="text1"/>
        </w:rPr>
        <w:t xml:space="preserve">(Figure 5A). </w:t>
      </w:r>
      <w:ins w:id="243" w:author="Pat Schloss" w:date="2017-10-27T14:13:00Z">
        <w:r w:rsidR="00BF1E73">
          <w:rPr>
            <w:rFonts w:ascii="Arial" w:hAnsi="Arial" w:cs="Arial"/>
            <w:color w:val="000000" w:themeColor="text1"/>
          </w:rPr>
          <w:t xml:space="preserve">The model that attempted to differentiate between </w:t>
        </w:r>
      </w:ins>
      <w:ins w:id="244" w:author="Pat Schloss" w:date="2017-10-27T14:14:00Z">
        <w:r w:rsidR="00BF1E73">
          <w:rPr>
            <w:rFonts w:ascii="Arial" w:hAnsi="Arial" w:cs="Arial"/>
            <w:color w:val="000000" w:themeColor="text1"/>
          </w:rPr>
          <w:t xml:space="preserve">the </w:t>
        </w:r>
      </w:ins>
      <w:del w:id="245" w:author="Pat Schloss" w:date="2017-10-27T14:14:00Z">
        <w:r w:rsidRPr="00A37901" w:rsidDel="00BF1E73">
          <w:rPr>
            <w:rFonts w:ascii="Arial" w:hAnsi="Arial" w:cs="Arial"/>
            <w:color w:val="000000" w:themeColor="text1"/>
          </w:rPr>
          <w:delText xml:space="preserve">Differentially abundant OTUs of the </w:delText>
        </w:r>
      </w:del>
      <w:r w:rsidRPr="00A37901">
        <w:rPr>
          <w:rFonts w:ascii="Arial" w:hAnsi="Arial" w:cs="Arial"/>
          <w:color w:val="000000" w:themeColor="text1"/>
        </w:rPr>
        <w:t xml:space="preserve">proximal and distal lumen included </w:t>
      </w:r>
      <w:del w:id="246" w:author="Pat Schloss" w:date="2017-10-27T14:14:00Z">
        <w:r w:rsidRPr="00A37901" w:rsidDel="00BF1E73">
          <w:rPr>
            <w:rFonts w:ascii="Arial" w:hAnsi="Arial" w:cs="Arial"/>
            <w:color w:val="000000" w:themeColor="text1"/>
          </w:rPr>
          <w:delText xml:space="preserve">three </w:delText>
        </w:r>
      </w:del>
      <w:r w:rsidRPr="00A37901">
        <w:rPr>
          <w:rFonts w:ascii="Arial" w:hAnsi="Arial" w:cs="Arial"/>
          <w:color w:val="000000" w:themeColor="text1"/>
        </w:rPr>
        <w:t xml:space="preserve">OTUs </w:t>
      </w:r>
      <w:del w:id="247" w:author="Pat Schloss" w:date="2017-10-27T14:14:00Z">
        <w:r w:rsidRPr="00A37901" w:rsidDel="00BF1E73">
          <w:rPr>
            <w:rFonts w:ascii="Arial" w:hAnsi="Arial" w:cs="Arial"/>
            <w:color w:val="000000" w:themeColor="text1"/>
          </w:rPr>
          <w:delText xml:space="preserve">of the </w:delText>
        </w:r>
      </w:del>
      <w:ins w:id="248" w:author="Pat Schloss" w:date="2017-10-27T14:14:00Z">
        <w:r w:rsidR="00BF1E73">
          <w:rPr>
            <w:rFonts w:ascii="Arial" w:hAnsi="Arial" w:cs="Arial"/>
            <w:color w:val="000000" w:themeColor="text1"/>
          </w:rPr>
          <w:t xml:space="preserve">affiliated with the </w:t>
        </w:r>
      </w:ins>
      <w:proofErr w:type="spellStart"/>
      <w:r w:rsidRPr="00A37901">
        <w:rPr>
          <w:rFonts w:ascii="Arial" w:hAnsi="Arial" w:cs="Arial"/>
          <w:i/>
          <w:color w:val="000000" w:themeColor="text1"/>
        </w:rPr>
        <w:t>Bacteroides</w:t>
      </w:r>
      <w:proofErr w:type="spellEnd"/>
      <w:ins w:id="249" w:author="Pat Schloss" w:date="2017-10-27T14:14:00Z">
        <w:r w:rsidR="00BF1E73">
          <w:rPr>
            <w:rFonts w:ascii="Arial" w:hAnsi="Arial" w:cs="Arial"/>
            <w:color w:val="000000" w:themeColor="text1"/>
          </w:rPr>
          <w:t>,</w:t>
        </w:r>
      </w:ins>
      <w:r w:rsidRPr="00A37901">
        <w:rPr>
          <w:rFonts w:ascii="Arial" w:hAnsi="Arial" w:cs="Arial"/>
          <w:color w:val="000000" w:themeColor="text1"/>
        </w:rPr>
        <w:t xml:space="preserve"> </w:t>
      </w:r>
      <w:del w:id="250" w:author="Pat Schloss" w:date="2017-10-27T14:14:00Z">
        <w:r w:rsidRPr="00A37901" w:rsidDel="00BF1E73">
          <w:rPr>
            <w:rFonts w:ascii="Arial" w:hAnsi="Arial" w:cs="Arial"/>
            <w:color w:val="000000" w:themeColor="text1"/>
          </w:rPr>
          <w:delText xml:space="preserve">genus, a </w:delText>
        </w:r>
      </w:del>
      <w:r w:rsidRPr="00A37901">
        <w:rPr>
          <w:rFonts w:ascii="Arial" w:hAnsi="Arial" w:cs="Arial"/>
          <w:i/>
          <w:color w:val="000000" w:themeColor="text1"/>
        </w:rPr>
        <w:t>Clostridium IV</w:t>
      </w:r>
      <w:ins w:id="251" w:author="Pat Schloss" w:date="2017-10-27T14:14:00Z">
        <w:r w:rsidR="00BF1E73">
          <w:rPr>
            <w:rFonts w:ascii="Arial" w:hAnsi="Arial" w:cs="Arial"/>
            <w:i/>
            <w:color w:val="000000" w:themeColor="text1"/>
          </w:rPr>
          <w:t>,</w:t>
        </w:r>
      </w:ins>
      <w:r w:rsidRPr="00A37901">
        <w:rPr>
          <w:rFonts w:ascii="Arial" w:hAnsi="Arial" w:cs="Arial"/>
          <w:color w:val="000000" w:themeColor="text1"/>
        </w:rPr>
        <w:t xml:space="preserve"> </w:t>
      </w:r>
      <w:del w:id="252" w:author="Pat Schloss" w:date="2017-10-27T14:14:00Z">
        <w:r w:rsidRPr="00A37901" w:rsidDel="00BF1E73">
          <w:rPr>
            <w:rFonts w:ascii="Arial" w:hAnsi="Arial" w:cs="Arial"/>
            <w:color w:val="000000" w:themeColor="text1"/>
          </w:rPr>
          <w:delText xml:space="preserve">OTU </w:delText>
        </w:r>
      </w:del>
      <w:r w:rsidRPr="00A37901">
        <w:rPr>
          <w:rFonts w:ascii="Arial" w:hAnsi="Arial" w:cs="Arial"/>
          <w:color w:val="000000" w:themeColor="text1"/>
        </w:rPr>
        <w:t xml:space="preserve">and </w:t>
      </w:r>
      <w:del w:id="253" w:author="Pat Schloss" w:date="2017-10-27T14:14:00Z">
        <w:r w:rsidRPr="00A37901" w:rsidDel="00BF1E73">
          <w:rPr>
            <w:rFonts w:ascii="Arial" w:hAnsi="Arial" w:cs="Arial"/>
            <w:color w:val="000000" w:themeColor="text1"/>
          </w:rPr>
          <w:delText xml:space="preserve">an </w:delText>
        </w:r>
      </w:del>
      <w:proofErr w:type="spellStart"/>
      <w:r w:rsidRPr="00A37901">
        <w:rPr>
          <w:rFonts w:ascii="Arial" w:hAnsi="Arial" w:cs="Arial"/>
          <w:i/>
          <w:color w:val="000000" w:themeColor="text1"/>
        </w:rPr>
        <w:t>Oscillibacter</w:t>
      </w:r>
      <w:proofErr w:type="spellEnd"/>
      <w:r w:rsidRPr="00A37901">
        <w:rPr>
          <w:rFonts w:ascii="Arial" w:hAnsi="Arial" w:cs="Arial"/>
          <w:color w:val="000000" w:themeColor="text1"/>
        </w:rPr>
        <w:t xml:space="preserve"> </w:t>
      </w:r>
      <w:del w:id="254" w:author="Pat Schloss" w:date="2017-10-27T14:14:00Z">
        <w:r w:rsidRPr="00A37901" w:rsidDel="00BF1E73">
          <w:rPr>
            <w:rFonts w:ascii="Arial" w:hAnsi="Arial" w:cs="Arial"/>
            <w:color w:val="000000" w:themeColor="text1"/>
          </w:rPr>
          <w:delText xml:space="preserve">OTU </w:delText>
        </w:r>
      </w:del>
      <w:r w:rsidRPr="00A37901">
        <w:rPr>
          <w:rFonts w:ascii="Arial" w:hAnsi="Arial" w:cs="Arial"/>
          <w:color w:val="000000" w:themeColor="text1"/>
        </w:rPr>
        <w:t xml:space="preserve">(Figure 5B). </w:t>
      </w:r>
      <w:del w:id="255" w:author="Pat Schloss" w:date="2017-10-27T14:14:00Z">
        <w:r w:rsidRPr="00A37901" w:rsidDel="007A7C24">
          <w:rPr>
            <w:rFonts w:ascii="Arial" w:hAnsi="Arial" w:cs="Arial"/>
            <w:color w:val="000000" w:themeColor="text1"/>
          </w:rPr>
          <w:delText xml:space="preserve">This analysis found that some of the </w:delText>
        </w:r>
      </w:del>
      <w:ins w:id="256" w:author="Pat Schloss" w:date="2017-10-27T14:14:00Z">
        <w:r w:rsidR="007A7C24">
          <w:rPr>
            <w:rFonts w:ascii="Arial" w:hAnsi="Arial" w:cs="Arial"/>
            <w:color w:val="000000" w:themeColor="text1"/>
          </w:rPr>
          <w:t xml:space="preserve">It was interesting that two of the </w:t>
        </w:r>
      </w:ins>
      <w:r w:rsidRPr="00A37901">
        <w:rPr>
          <w:rFonts w:ascii="Arial" w:hAnsi="Arial" w:cs="Arial"/>
          <w:color w:val="000000" w:themeColor="text1"/>
        </w:rPr>
        <w:t>same OTUs</w:t>
      </w:r>
      <w:ins w:id="257" w:author="Pat Schloss" w:date="2017-10-27T14:15:00Z">
        <w:r w:rsidR="007A7C24">
          <w:rPr>
            <w:rFonts w:ascii="Arial" w:hAnsi="Arial" w:cs="Arial"/>
            <w:color w:val="000000" w:themeColor="text1"/>
          </w:rPr>
          <w:t xml:space="preserve">, </w:t>
        </w:r>
        <w:proofErr w:type="spellStart"/>
        <w:r w:rsidR="007A7C24" w:rsidRPr="00A37901">
          <w:rPr>
            <w:rFonts w:ascii="Arial" w:hAnsi="Arial" w:cs="Arial"/>
            <w:i/>
            <w:color w:val="000000" w:themeColor="text1"/>
          </w:rPr>
          <w:t>Anaerococcus</w:t>
        </w:r>
        <w:proofErr w:type="spellEnd"/>
        <w:r w:rsidR="007A7C24" w:rsidRPr="00A37901">
          <w:rPr>
            <w:rFonts w:ascii="Arial" w:hAnsi="Arial" w:cs="Arial"/>
            <w:color w:val="000000" w:themeColor="text1"/>
          </w:rPr>
          <w:t xml:space="preserve"> and </w:t>
        </w:r>
        <w:proofErr w:type="spellStart"/>
        <w:r w:rsidR="007A7C24" w:rsidRPr="00A37901">
          <w:rPr>
            <w:rFonts w:ascii="Arial" w:hAnsi="Arial" w:cs="Arial"/>
            <w:i/>
            <w:color w:val="000000" w:themeColor="text1"/>
          </w:rPr>
          <w:t>Finegoldia</w:t>
        </w:r>
        <w:proofErr w:type="spellEnd"/>
        <w:r w:rsidR="007A7C24">
          <w:rPr>
            <w:rFonts w:ascii="Arial" w:hAnsi="Arial" w:cs="Arial"/>
            <w:i/>
            <w:color w:val="000000" w:themeColor="text1"/>
          </w:rPr>
          <w:t xml:space="preserve">, </w:t>
        </w:r>
      </w:ins>
      <w:del w:id="258" w:author="Pat Schloss" w:date="2017-10-27T14:15:00Z">
        <w:r w:rsidRPr="00A37901" w:rsidDel="007A7C24">
          <w:rPr>
            <w:rFonts w:ascii="Arial" w:hAnsi="Arial" w:cs="Arial"/>
            <w:color w:val="000000" w:themeColor="text1"/>
          </w:rPr>
          <w:delText xml:space="preserve"> that are </w:delText>
        </w:r>
      </w:del>
      <w:proofErr w:type="gramStart"/>
      <w:ins w:id="259" w:author="Pat Schloss" w:date="2017-10-27T14:15:00Z">
        <w:r w:rsidR="007A7C24">
          <w:rPr>
            <w:rFonts w:ascii="Arial" w:hAnsi="Arial" w:cs="Arial"/>
            <w:color w:val="000000" w:themeColor="text1"/>
          </w:rPr>
          <w:t>were</w:t>
        </w:r>
        <w:proofErr w:type="gramEnd"/>
        <w:r w:rsidR="007A7C24">
          <w:rPr>
            <w:rFonts w:ascii="Arial" w:hAnsi="Arial" w:cs="Arial"/>
            <w:color w:val="000000" w:themeColor="text1"/>
          </w:rPr>
          <w:t xml:space="preserve"> </w:t>
        </w:r>
      </w:ins>
      <w:r w:rsidRPr="00A37901">
        <w:rPr>
          <w:rFonts w:ascii="Arial" w:hAnsi="Arial" w:cs="Arial"/>
          <w:color w:val="000000" w:themeColor="text1"/>
        </w:rPr>
        <w:t>distinct between the mucosa and lumen</w:t>
      </w:r>
      <w:ins w:id="260" w:author="Pat Schloss" w:date="2017-10-27T14:15:00Z">
        <w:r w:rsidR="007A7C24">
          <w:rPr>
            <w:rFonts w:ascii="Arial" w:hAnsi="Arial" w:cs="Arial"/>
            <w:color w:val="000000" w:themeColor="text1"/>
          </w:rPr>
          <w:t xml:space="preserve"> and also helped to </w:t>
        </w:r>
      </w:ins>
      <w:del w:id="261" w:author="Pat Schloss" w:date="2017-10-27T14:15:00Z">
        <w:r w:rsidRPr="00A37901" w:rsidDel="007A7C24">
          <w:rPr>
            <w:rFonts w:ascii="Arial" w:hAnsi="Arial" w:cs="Arial"/>
            <w:color w:val="000000" w:themeColor="text1"/>
          </w:rPr>
          <w:delText xml:space="preserve"> also helped to </w:delText>
        </w:r>
      </w:del>
      <w:r w:rsidRPr="00A37901">
        <w:rPr>
          <w:rFonts w:ascii="Arial" w:hAnsi="Arial" w:cs="Arial"/>
          <w:color w:val="000000" w:themeColor="text1"/>
        </w:rPr>
        <w:t xml:space="preserve">differentiate between the </w:t>
      </w:r>
      <w:del w:id="262" w:author="Pat Schloss" w:date="2017-10-27T14:15:00Z">
        <w:r w:rsidRPr="00A37901" w:rsidDel="007A7C24">
          <w:rPr>
            <w:rFonts w:ascii="Arial" w:hAnsi="Arial" w:cs="Arial"/>
            <w:color w:val="000000" w:themeColor="text1"/>
          </w:rPr>
          <w:delText xml:space="preserve">two </w:delText>
        </w:r>
      </w:del>
      <w:ins w:id="263" w:author="Pat Schloss" w:date="2017-10-27T14:15:00Z">
        <w:r w:rsidR="007A7C24">
          <w:rPr>
            <w:rFonts w:ascii="Arial" w:hAnsi="Arial" w:cs="Arial"/>
            <w:color w:val="000000" w:themeColor="text1"/>
          </w:rPr>
          <w:t xml:space="preserve">proximal and distal </w:t>
        </w:r>
      </w:ins>
      <w:r w:rsidRPr="00A37901">
        <w:rPr>
          <w:rFonts w:ascii="Arial" w:hAnsi="Arial" w:cs="Arial"/>
          <w:color w:val="000000" w:themeColor="text1"/>
        </w:rPr>
        <w:t>sides</w:t>
      </w:r>
      <w:del w:id="264" w:author="Pat Schloss" w:date="2017-10-27T14:15:00Z">
        <w:r w:rsidRPr="00A37901" w:rsidDel="007A7C24">
          <w:rPr>
            <w:rFonts w:ascii="Arial" w:hAnsi="Arial" w:cs="Arial"/>
            <w:color w:val="000000" w:themeColor="text1"/>
          </w:rPr>
          <w:delText xml:space="preserve">- such as </w:delText>
        </w:r>
        <w:r w:rsidRPr="00A37901" w:rsidDel="007A7C24">
          <w:rPr>
            <w:rFonts w:ascii="Arial" w:hAnsi="Arial" w:cs="Arial"/>
            <w:i/>
            <w:color w:val="000000" w:themeColor="text1"/>
          </w:rPr>
          <w:delText>Anaerococcus</w:delText>
        </w:r>
        <w:r w:rsidRPr="00A37901" w:rsidDel="007A7C24">
          <w:rPr>
            <w:rFonts w:ascii="Arial" w:hAnsi="Arial" w:cs="Arial"/>
            <w:color w:val="000000" w:themeColor="text1"/>
          </w:rPr>
          <w:delText xml:space="preserve"> and </w:delText>
        </w:r>
        <w:r w:rsidRPr="00A37901" w:rsidDel="007A7C24">
          <w:rPr>
            <w:rFonts w:ascii="Arial" w:hAnsi="Arial" w:cs="Arial"/>
            <w:i/>
            <w:color w:val="000000" w:themeColor="text1"/>
          </w:rPr>
          <w:delText>Finegoldia</w:delText>
        </w:r>
      </w:del>
      <w:r w:rsidRPr="00A37901">
        <w:rPr>
          <w:rFonts w:ascii="Arial" w:hAnsi="Arial" w:cs="Arial"/>
          <w:color w:val="000000" w:themeColor="text1"/>
        </w:rPr>
        <w:t>.</w:t>
      </w:r>
    </w:p>
    <w:p w14:paraId="22CC142C" w14:textId="0543AAC6" w:rsidR="00803D42" w:rsidRPr="00A37901" w:rsidRDefault="003B00EF" w:rsidP="00716FCE">
      <w:pPr>
        <w:pStyle w:val="Heading4"/>
        <w:spacing w:line="480" w:lineRule="auto"/>
        <w:rPr>
          <w:rFonts w:ascii="Arial" w:hAnsi="Arial" w:cs="Arial"/>
          <w:color w:val="000000" w:themeColor="text1"/>
        </w:rPr>
      </w:pPr>
      <w:bookmarkStart w:id="265" w:name="bacterial-otus-associated-with-cancer-ar"/>
      <w:bookmarkEnd w:id="265"/>
      <w:r w:rsidRPr="00A37901">
        <w:rPr>
          <w:rFonts w:ascii="Arial" w:hAnsi="Arial" w:cs="Arial"/>
          <w:color w:val="000000" w:themeColor="text1"/>
        </w:rPr>
        <w:t xml:space="preserve">Bacterial OTUs associated with </w:t>
      </w:r>
      <w:ins w:id="266" w:author="Pat Schloss" w:date="2017-10-27T14:16:00Z">
        <w:r w:rsidR="00DB05EB">
          <w:rPr>
            <w:rFonts w:ascii="Arial" w:hAnsi="Arial" w:cs="Arial"/>
            <w:color w:val="000000" w:themeColor="text1"/>
          </w:rPr>
          <w:t xml:space="preserve">CRC and IBD </w:t>
        </w:r>
      </w:ins>
      <w:del w:id="267" w:author="Pat Schloss" w:date="2017-10-27T14:16:00Z">
        <w:r w:rsidRPr="00A37901" w:rsidDel="00DB05EB">
          <w:rPr>
            <w:rFonts w:ascii="Arial" w:hAnsi="Arial" w:cs="Arial"/>
            <w:color w:val="000000" w:themeColor="text1"/>
          </w:rPr>
          <w:delText xml:space="preserve">cancer </w:delText>
        </w:r>
      </w:del>
      <w:r w:rsidRPr="00A37901">
        <w:rPr>
          <w:rFonts w:ascii="Arial" w:hAnsi="Arial" w:cs="Arial"/>
          <w:color w:val="000000" w:themeColor="text1"/>
        </w:rPr>
        <w:t>are found in healthy individuals</w:t>
      </w:r>
    </w:p>
    <w:p w14:paraId="0A2EA0FF" w14:textId="78AB167C" w:rsidR="00803D42"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Given that specific bacterial species have been associated with colorectal cancer and IBD, we probed our sample set for these OTUs. Among our 100 samples, the most frequent sequence associated with the </w:t>
      </w:r>
      <w:r w:rsidRPr="00A37901">
        <w:rPr>
          <w:rFonts w:ascii="Arial" w:hAnsi="Arial" w:cs="Arial"/>
          <w:i/>
          <w:color w:val="000000" w:themeColor="text1"/>
        </w:rPr>
        <w:t>Fusobacterium</w:t>
      </w:r>
      <w:r w:rsidRPr="00A37901">
        <w:rPr>
          <w:rFonts w:ascii="Arial" w:hAnsi="Arial" w:cs="Arial"/>
          <w:color w:val="000000" w:themeColor="text1"/>
        </w:rPr>
        <w:t xml:space="preserve"> genus was OTU179, which </w:t>
      </w:r>
      <w:del w:id="268" w:author="Pat Schloss" w:date="2017-10-27T14:16:00Z">
        <w:r w:rsidRPr="00A37901" w:rsidDel="00DB05EB">
          <w:rPr>
            <w:rFonts w:ascii="Arial" w:hAnsi="Arial" w:cs="Arial"/>
            <w:color w:val="000000" w:themeColor="text1"/>
          </w:rPr>
          <w:delText xml:space="preserve">aligns </w:delText>
        </w:r>
      </w:del>
      <w:ins w:id="269" w:author="Pat Schloss" w:date="2017-10-27T14:16:00Z">
        <w:r w:rsidR="00DB05EB" w:rsidRPr="00A37901">
          <w:rPr>
            <w:rFonts w:ascii="Arial" w:hAnsi="Arial" w:cs="Arial"/>
            <w:color w:val="000000" w:themeColor="text1"/>
          </w:rPr>
          <w:t>align</w:t>
        </w:r>
        <w:r w:rsidR="00DB05EB">
          <w:rPr>
            <w:rFonts w:ascii="Arial" w:hAnsi="Arial" w:cs="Arial"/>
            <w:color w:val="000000" w:themeColor="text1"/>
          </w:rPr>
          <w:t>ed</w:t>
        </w:r>
        <w:r w:rsidR="00DB05EB" w:rsidRPr="00A37901">
          <w:rPr>
            <w:rFonts w:ascii="Arial" w:hAnsi="Arial" w:cs="Arial"/>
            <w:color w:val="000000" w:themeColor="text1"/>
          </w:rPr>
          <w:t xml:space="preserve"> </w:t>
        </w:r>
      </w:ins>
      <w:r w:rsidRPr="00A37901">
        <w:rPr>
          <w:rFonts w:ascii="Arial" w:hAnsi="Arial" w:cs="Arial"/>
          <w:color w:val="000000" w:themeColor="text1"/>
        </w:rPr>
        <w:t xml:space="preserve">via </w:t>
      </w:r>
      <w:del w:id="270" w:author="Pat Schloss" w:date="2017-10-27T14:16:00Z">
        <w:r w:rsidRPr="00A37901" w:rsidDel="00DB05EB">
          <w:rPr>
            <w:rFonts w:ascii="Arial" w:hAnsi="Arial" w:cs="Arial"/>
            <w:color w:val="000000" w:themeColor="text1"/>
          </w:rPr>
          <w:delText xml:space="preserve">BLASTn </w:delText>
        </w:r>
      </w:del>
      <w:proofErr w:type="spellStart"/>
      <w:ins w:id="271" w:author="Pat Schloss" w:date="2017-10-27T14:16:00Z">
        <w:r w:rsidR="00DB05EB">
          <w:rPr>
            <w:rFonts w:ascii="Arial" w:hAnsi="Arial" w:cs="Arial"/>
            <w:color w:val="000000" w:themeColor="text1"/>
          </w:rPr>
          <w:t>blastn</w:t>
        </w:r>
        <w:proofErr w:type="spellEnd"/>
        <w:r w:rsidR="00DB05EB" w:rsidRPr="00A37901">
          <w:rPr>
            <w:rFonts w:ascii="Arial" w:hAnsi="Arial" w:cs="Arial"/>
            <w:color w:val="000000" w:themeColor="text1"/>
          </w:rPr>
          <w:t xml:space="preserve"> </w:t>
        </w:r>
      </w:ins>
      <w:r w:rsidRPr="00A37901">
        <w:rPr>
          <w:rFonts w:ascii="Arial" w:hAnsi="Arial" w:cs="Arial"/>
          <w:color w:val="000000" w:themeColor="text1"/>
        </w:rPr>
        <w:t xml:space="preserve">to </w:t>
      </w:r>
      <w:r w:rsidRPr="00A37901">
        <w:rPr>
          <w:rFonts w:ascii="Arial" w:hAnsi="Arial" w:cs="Arial"/>
          <w:i/>
          <w:color w:val="000000" w:themeColor="text1"/>
        </w:rPr>
        <w:t xml:space="preserve">Fusobacterium nucleatum </w:t>
      </w:r>
      <w:proofErr w:type="spellStart"/>
      <w:r w:rsidRPr="00A37901">
        <w:rPr>
          <w:rFonts w:ascii="Arial" w:hAnsi="Arial" w:cs="Arial"/>
          <w:i/>
          <w:color w:val="000000" w:themeColor="text1"/>
        </w:rPr>
        <w:t>subsp</w:t>
      </w:r>
      <w:proofErr w:type="spellEnd"/>
      <w:r w:rsidRPr="00A37901">
        <w:rPr>
          <w:rFonts w:ascii="Arial" w:hAnsi="Arial" w:cs="Arial"/>
          <w:i/>
          <w:color w:val="000000" w:themeColor="text1"/>
        </w:rPr>
        <w:t xml:space="preserve"> </w:t>
      </w:r>
      <w:proofErr w:type="spellStart"/>
      <w:r w:rsidRPr="00A37901">
        <w:rPr>
          <w:rFonts w:ascii="Arial" w:hAnsi="Arial" w:cs="Arial"/>
          <w:i/>
          <w:color w:val="000000" w:themeColor="text1"/>
        </w:rPr>
        <w:t>animalis</w:t>
      </w:r>
      <w:proofErr w:type="spellEnd"/>
      <w:r w:rsidRPr="00A37901">
        <w:rPr>
          <w:rFonts w:ascii="Arial" w:hAnsi="Arial" w:cs="Arial"/>
          <w:color w:val="000000" w:themeColor="text1"/>
        </w:rPr>
        <w:t xml:space="preserve"> (100% over full length). This is the only species of </w:t>
      </w:r>
      <w:r w:rsidRPr="00A37901">
        <w:rPr>
          <w:rFonts w:ascii="Arial" w:hAnsi="Arial" w:cs="Arial"/>
          <w:i/>
          <w:color w:val="000000" w:themeColor="text1"/>
        </w:rPr>
        <w:t>Fusobacterium</w:t>
      </w:r>
      <w:r w:rsidRPr="00A37901">
        <w:rPr>
          <w:rFonts w:ascii="Arial" w:hAnsi="Arial" w:cs="Arial"/>
          <w:color w:val="000000" w:themeColor="text1"/>
        </w:rPr>
        <w:t xml:space="preserve"> known to have oncogenic properties and be found on the surfaces of colorectal cancer tumors. </w:t>
      </w:r>
      <w:commentRangeStart w:id="272"/>
      <w:r w:rsidRPr="00A37901">
        <w:rPr>
          <w:rFonts w:ascii="Arial" w:hAnsi="Arial" w:cs="Arial"/>
          <w:color w:val="000000" w:themeColor="text1"/>
        </w:rPr>
        <w:t>15.</w:t>
      </w:r>
      <w:commentRangeEnd w:id="272"/>
      <w:r w:rsidR="00730C2F">
        <w:rPr>
          <w:rStyle w:val="CommentReference"/>
        </w:rPr>
        <w:commentReference w:id="272"/>
      </w:r>
      <w:r w:rsidRPr="00A37901">
        <w:rPr>
          <w:rFonts w:ascii="Arial" w:hAnsi="Arial" w:cs="Arial"/>
          <w:color w:val="000000" w:themeColor="text1"/>
        </w:rPr>
        <w:t xml:space="preserve"> There were 14 </w:t>
      </w:r>
      <w:del w:id="273" w:author="Pat Schloss" w:date="2017-10-27T14:17:00Z">
        <w:r w:rsidRPr="00A37901" w:rsidDel="00730C2F">
          <w:rPr>
            <w:rFonts w:ascii="Arial" w:hAnsi="Arial" w:cs="Arial"/>
            <w:color w:val="000000" w:themeColor="text1"/>
          </w:rPr>
          <w:delText xml:space="preserve">patient </w:delText>
        </w:r>
      </w:del>
      <w:r w:rsidRPr="00A37901">
        <w:rPr>
          <w:rFonts w:ascii="Arial" w:hAnsi="Arial" w:cs="Arial"/>
          <w:color w:val="000000" w:themeColor="text1"/>
        </w:rPr>
        <w:t xml:space="preserve">samples with the </w:t>
      </w:r>
      <w:r w:rsidRPr="00A37901">
        <w:rPr>
          <w:rFonts w:ascii="Arial" w:hAnsi="Arial" w:cs="Arial"/>
          <w:i/>
          <w:color w:val="000000" w:themeColor="text1"/>
        </w:rPr>
        <w:t xml:space="preserve">F. nucleatum subsp. </w:t>
      </w:r>
      <w:proofErr w:type="spellStart"/>
      <w:r w:rsidRPr="00A37901">
        <w:rPr>
          <w:rFonts w:ascii="Arial" w:hAnsi="Arial" w:cs="Arial"/>
          <w:i/>
          <w:color w:val="000000" w:themeColor="text1"/>
        </w:rPr>
        <w:t>animalis</w:t>
      </w:r>
      <w:proofErr w:type="spellEnd"/>
      <w:r w:rsidRPr="00A37901">
        <w:rPr>
          <w:rFonts w:ascii="Arial" w:hAnsi="Arial" w:cs="Arial"/>
          <w:color w:val="000000" w:themeColor="text1"/>
        </w:rPr>
        <w:t xml:space="preserve"> sequences</w:t>
      </w:r>
      <w:ins w:id="274" w:author="Pat Schloss" w:date="2017-10-27T14:17:00Z">
        <w:r w:rsidR="00730C2F">
          <w:rPr>
            <w:rFonts w:ascii="Arial" w:hAnsi="Arial" w:cs="Arial"/>
            <w:color w:val="000000" w:themeColor="text1"/>
          </w:rPr>
          <w:t xml:space="preserve"> from N subjects</w:t>
        </w:r>
      </w:ins>
      <w:r w:rsidRPr="00A37901">
        <w:rPr>
          <w:rFonts w:ascii="Arial" w:hAnsi="Arial" w:cs="Arial"/>
          <w:color w:val="000000" w:themeColor="text1"/>
        </w:rPr>
        <w:t>. Of the samples with the highest</w:t>
      </w:r>
      <w:ins w:id="275" w:author="Pat Schloss" w:date="2017-10-27T14:49:00Z">
        <w:r w:rsidR="00FB3DCA">
          <w:rPr>
            <w:rFonts w:ascii="Arial" w:hAnsi="Arial" w:cs="Arial"/>
            <w:color w:val="000000" w:themeColor="text1"/>
          </w:rPr>
          <w:t xml:space="preserve"> relative</w:t>
        </w:r>
      </w:ins>
      <w:r w:rsidRPr="00A37901">
        <w:rPr>
          <w:rFonts w:ascii="Arial" w:hAnsi="Arial" w:cs="Arial"/>
          <w:color w:val="000000" w:themeColor="text1"/>
        </w:rPr>
        <w:t xml:space="preserve"> abundance of </w:t>
      </w:r>
      <w:r w:rsidRPr="00A37901">
        <w:rPr>
          <w:rFonts w:ascii="Arial" w:hAnsi="Arial" w:cs="Arial"/>
          <w:i/>
          <w:color w:val="000000" w:themeColor="text1"/>
        </w:rPr>
        <w:t xml:space="preserve">F. nucleatum subsp. </w:t>
      </w:r>
      <w:proofErr w:type="spellStart"/>
      <w:r w:rsidRPr="00A37901">
        <w:rPr>
          <w:rFonts w:ascii="Arial" w:hAnsi="Arial" w:cs="Arial"/>
          <w:i/>
          <w:color w:val="000000" w:themeColor="text1"/>
        </w:rPr>
        <w:t>animalis</w:t>
      </w:r>
      <w:proofErr w:type="spellEnd"/>
      <w:r w:rsidRPr="00A37901">
        <w:rPr>
          <w:rFonts w:ascii="Arial" w:hAnsi="Arial" w:cs="Arial"/>
          <w:color w:val="000000" w:themeColor="text1"/>
        </w:rPr>
        <w:t xml:space="preserve">, four of the samples were from the proximal mucosa and three </w:t>
      </w:r>
      <w:r w:rsidR="006D54F1">
        <w:rPr>
          <w:rFonts w:ascii="Arial" w:hAnsi="Arial" w:cs="Arial"/>
          <w:color w:val="000000" w:themeColor="text1"/>
        </w:rPr>
        <w:t>from the distal mucosa (Figure S2</w:t>
      </w:r>
      <w:r w:rsidRPr="00A37901">
        <w:rPr>
          <w:rFonts w:ascii="Arial" w:hAnsi="Arial" w:cs="Arial"/>
          <w:color w:val="000000" w:themeColor="text1"/>
        </w:rPr>
        <w:t xml:space="preserve">A). The second most frequent </w:t>
      </w:r>
      <w:r w:rsidRPr="00A37901">
        <w:rPr>
          <w:rFonts w:ascii="Arial" w:hAnsi="Arial" w:cs="Arial"/>
          <w:i/>
          <w:color w:val="000000" w:themeColor="text1"/>
        </w:rPr>
        <w:t>Fusobacterium</w:t>
      </w:r>
      <w:r w:rsidRPr="00A37901">
        <w:rPr>
          <w:rFonts w:ascii="Arial" w:hAnsi="Arial" w:cs="Arial"/>
          <w:color w:val="000000" w:themeColor="text1"/>
        </w:rPr>
        <w:t xml:space="preserve"> sequence was OTU472, which aligned with 99% identity to </w:t>
      </w:r>
      <w:r w:rsidRPr="00A37901">
        <w:rPr>
          <w:rFonts w:ascii="Arial" w:hAnsi="Arial" w:cs="Arial"/>
          <w:i/>
          <w:color w:val="000000" w:themeColor="text1"/>
        </w:rPr>
        <w:t xml:space="preserve">F. </w:t>
      </w:r>
      <w:proofErr w:type="spellStart"/>
      <w:r w:rsidRPr="00A37901">
        <w:rPr>
          <w:rFonts w:ascii="Arial" w:hAnsi="Arial" w:cs="Arial"/>
          <w:i/>
          <w:color w:val="000000" w:themeColor="text1"/>
        </w:rPr>
        <w:t>varium</w:t>
      </w:r>
      <w:proofErr w:type="spellEnd"/>
      <w:r w:rsidRPr="00A37901">
        <w:rPr>
          <w:rFonts w:ascii="Arial" w:hAnsi="Arial" w:cs="Arial"/>
          <w:color w:val="000000" w:themeColor="text1"/>
        </w:rPr>
        <w:t xml:space="preserve">. In addition to </w:t>
      </w:r>
      <w:r w:rsidRPr="00A37901">
        <w:rPr>
          <w:rFonts w:ascii="Arial" w:hAnsi="Arial" w:cs="Arial"/>
          <w:i/>
          <w:color w:val="000000" w:themeColor="text1"/>
        </w:rPr>
        <w:t>F. nucleatum</w:t>
      </w:r>
      <w:r w:rsidRPr="00A37901">
        <w:rPr>
          <w:rFonts w:ascii="Arial" w:hAnsi="Arial" w:cs="Arial"/>
          <w:color w:val="000000" w:themeColor="text1"/>
        </w:rPr>
        <w:t xml:space="preserve">, </w:t>
      </w:r>
      <w:r w:rsidRPr="00A37901">
        <w:rPr>
          <w:rFonts w:ascii="Arial" w:hAnsi="Arial" w:cs="Arial"/>
          <w:i/>
          <w:color w:val="000000" w:themeColor="text1"/>
        </w:rPr>
        <w:t xml:space="preserve">F. </w:t>
      </w:r>
      <w:proofErr w:type="spellStart"/>
      <w:r w:rsidRPr="00A37901">
        <w:rPr>
          <w:rFonts w:ascii="Arial" w:hAnsi="Arial" w:cs="Arial"/>
          <w:i/>
          <w:color w:val="000000" w:themeColor="text1"/>
        </w:rPr>
        <w:t>varium</w:t>
      </w:r>
      <w:proofErr w:type="spellEnd"/>
      <w:r w:rsidRPr="00A37901">
        <w:rPr>
          <w:rFonts w:ascii="Arial" w:hAnsi="Arial" w:cs="Arial"/>
          <w:color w:val="000000" w:themeColor="text1"/>
        </w:rPr>
        <w:t xml:space="preserve"> has been associated with IBD </w:t>
      </w:r>
      <w:commentRangeStart w:id="276"/>
      <w:r w:rsidRPr="00A37901">
        <w:rPr>
          <w:rFonts w:ascii="Arial" w:hAnsi="Arial" w:cs="Arial"/>
          <w:color w:val="000000" w:themeColor="text1"/>
        </w:rPr>
        <w:t>16</w:t>
      </w:r>
      <w:commentRangeEnd w:id="276"/>
      <w:r w:rsidR="00730C2F">
        <w:rPr>
          <w:rStyle w:val="CommentReference"/>
        </w:rPr>
        <w:commentReference w:id="276"/>
      </w:r>
      <w:r w:rsidRPr="00A37901">
        <w:rPr>
          <w:rFonts w:ascii="Arial" w:hAnsi="Arial" w:cs="Arial"/>
          <w:color w:val="000000" w:themeColor="text1"/>
        </w:rPr>
        <w:t xml:space="preserve">. Four </w:t>
      </w:r>
      <w:del w:id="277" w:author="Pat Schloss" w:date="2017-10-27T14:17:00Z">
        <w:r w:rsidRPr="00A37901" w:rsidDel="00730C2F">
          <w:rPr>
            <w:rFonts w:ascii="Arial" w:hAnsi="Arial" w:cs="Arial"/>
            <w:color w:val="000000" w:themeColor="text1"/>
          </w:rPr>
          <w:delText xml:space="preserve">study participants </w:delText>
        </w:r>
      </w:del>
      <w:ins w:id="278" w:author="Pat Schloss" w:date="2017-10-27T14:17:00Z">
        <w:r w:rsidR="00730C2F">
          <w:rPr>
            <w:rFonts w:ascii="Arial" w:hAnsi="Arial" w:cs="Arial"/>
            <w:color w:val="000000" w:themeColor="text1"/>
          </w:rPr>
          <w:t xml:space="preserve">subjects </w:t>
        </w:r>
      </w:ins>
      <w:r w:rsidRPr="00A37901">
        <w:rPr>
          <w:rFonts w:ascii="Arial" w:hAnsi="Arial" w:cs="Arial"/>
          <w:color w:val="000000" w:themeColor="text1"/>
        </w:rPr>
        <w:t xml:space="preserve">harbored </w:t>
      </w:r>
      <w:r w:rsidRPr="00A37901">
        <w:rPr>
          <w:rFonts w:ascii="Arial" w:hAnsi="Arial" w:cs="Arial"/>
          <w:i/>
          <w:color w:val="000000" w:themeColor="text1"/>
        </w:rPr>
        <w:t xml:space="preserve">F. </w:t>
      </w:r>
      <w:proofErr w:type="spellStart"/>
      <w:r w:rsidRPr="00A37901">
        <w:rPr>
          <w:rFonts w:ascii="Arial" w:hAnsi="Arial" w:cs="Arial"/>
          <w:i/>
          <w:color w:val="000000" w:themeColor="text1"/>
        </w:rPr>
        <w:t>varium</w:t>
      </w:r>
      <w:proofErr w:type="spellEnd"/>
      <w:r w:rsidRPr="00A37901">
        <w:rPr>
          <w:rFonts w:ascii="Arial" w:hAnsi="Arial" w:cs="Arial"/>
          <w:color w:val="000000" w:themeColor="text1"/>
        </w:rPr>
        <w:t xml:space="preserve"> and the samples were split evenly between the prox</w:t>
      </w:r>
      <w:r w:rsidR="006D54F1">
        <w:rPr>
          <w:rFonts w:ascii="Arial" w:hAnsi="Arial" w:cs="Arial"/>
          <w:color w:val="000000" w:themeColor="text1"/>
        </w:rPr>
        <w:t>imal and distal mucosa (Figure S2</w:t>
      </w:r>
      <w:r w:rsidRPr="00A37901">
        <w:rPr>
          <w:rFonts w:ascii="Arial" w:hAnsi="Arial" w:cs="Arial"/>
          <w:color w:val="000000" w:themeColor="text1"/>
        </w:rPr>
        <w:t xml:space="preserve">B). OTU152 was similar to the members of the </w:t>
      </w:r>
      <w:proofErr w:type="spellStart"/>
      <w:r w:rsidRPr="00A37901">
        <w:rPr>
          <w:rFonts w:ascii="Arial" w:hAnsi="Arial" w:cs="Arial"/>
          <w:i/>
          <w:color w:val="000000" w:themeColor="text1"/>
        </w:rPr>
        <w:t>Porphyromonas</w:t>
      </w:r>
      <w:proofErr w:type="spellEnd"/>
      <w:r w:rsidRPr="00A37901">
        <w:rPr>
          <w:rFonts w:ascii="Arial" w:hAnsi="Arial" w:cs="Arial"/>
          <w:color w:val="000000" w:themeColor="text1"/>
        </w:rPr>
        <w:t xml:space="preserve"> genus and the most frequent sequence in that OTU aligned to </w:t>
      </w:r>
      <w:proofErr w:type="spellStart"/>
      <w:r w:rsidRPr="00A37901">
        <w:rPr>
          <w:rFonts w:ascii="Arial" w:hAnsi="Arial" w:cs="Arial"/>
          <w:i/>
          <w:color w:val="000000" w:themeColor="text1"/>
        </w:rPr>
        <w:t>Porphyromonas</w:t>
      </w:r>
      <w:proofErr w:type="spellEnd"/>
      <w:r w:rsidRPr="00A37901">
        <w:rPr>
          <w:rFonts w:ascii="Arial" w:hAnsi="Arial" w:cs="Arial"/>
          <w:i/>
          <w:color w:val="000000" w:themeColor="text1"/>
        </w:rPr>
        <w:t xml:space="preserve"> </w:t>
      </w:r>
      <w:proofErr w:type="spellStart"/>
      <w:r w:rsidRPr="00A37901">
        <w:rPr>
          <w:rFonts w:ascii="Arial" w:hAnsi="Arial" w:cs="Arial"/>
          <w:i/>
          <w:color w:val="000000" w:themeColor="text1"/>
        </w:rPr>
        <w:t>asacharolytica</w:t>
      </w:r>
      <w:proofErr w:type="spellEnd"/>
      <w:r w:rsidRPr="00A37901">
        <w:rPr>
          <w:rFonts w:ascii="Arial" w:hAnsi="Arial" w:cs="Arial"/>
          <w:color w:val="000000" w:themeColor="text1"/>
        </w:rPr>
        <w:t xml:space="preserve"> (99% over full length), another bacterium commonly detected and isolated from colorectal tumors. OTU152 was only detected on the distal mucosa, and in fact was one of the OTUs the classification model identified as </w:t>
      </w:r>
      <w:r w:rsidRPr="00A37901">
        <w:rPr>
          <w:rFonts w:ascii="Arial" w:hAnsi="Arial" w:cs="Arial"/>
          <w:color w:val="000000" w:themeColor="text1"/>
        </w:rPr>
        <w:lastRenderedPageBreak/>
        <w:t>separating distal and proximal side</w:t>
      </w:r>
      <w:r w:rsidR="006D54F1">
        <w:rPr>
          <w:rFonts w:ascii="Arial" w:hAnsi="Arial" w:cs="Arial"/>
          <w:color w:val="000000" w:themeColor="text1"/>
        </w:rPr>
        <w:t>s (Figure S2</w:t>
      </w:r>
      <w:r w:rsidRPr="00A37901">
        <w:rPr>
          <w:rFonts w:ascii="Arial" w:hAnsi="Arial" w:cs="Arial"/>
          <w:color w:val="000000" w:themeColor="text1"/>
        </w:rPr>
        <w:t xml:space="preserve">C). Among the 11 distal mucosa samples that were positive for </w:t>
      </w:r>
      <w:r w:rsidRPr="00A37901">
        <w:rPr>
          <w:rFonts w:ascii="Arial" w:hAnsi="Arial" w:cs="Arial"/>
          <w:i/>
          <w:color w:val="000000" w:themeColor="text1"/>
        </w:rPr>
        <w:t xml:space="preserve">P. </w:t>
      </w:r>
      <w:proofErr w:type="spellStart"/>
      <w:r w:rsidRPr="00A37901">
        <w:rPr>
          <w:rFonts w:ascii="Arial" w:hAnsi="Arial" w:cs="Arial"/>
          <w:i/>
          <w:color w:val="000000" w:themeColor="text1"/>
        </w:rPr>
        <w:t>asacharolytica</w:t>
      </w:r>
      <w:proofErr w:type="spellEnd"/>
      <w:r w:rsidRPr="00A37901">
        <w:rPr>
          <w:rFonts w:ascii="Arial" w:hAnsi="Arial" w:cs="Arial"/>
          <w:color w:val="000000" w:themeColor="text1"/>
        </w:rPr>
        <w:t>, the relative abundances for this OTU ranged from 0.01</w:t>
      </w:r>
      <w:ins w:id="279" w:author="Pat Schloss" w:date="2017-10-27T14:18:00Z">
        <w:r w:rsidR="00730C2F">
          <w:rPr>
            <w:rFonts w:ascii="Arial" w:hAnsi="Arial" w:cs="Arial"/>
            <w:color w:val="000000" w:themeColor="text1"/>
          </w:rPr>
          <w:t xml:space="preserve"> to</w:t>
        </w:r>
      </w:ins>
      <w:del w:id="280" w:author="Pat Schloss" w:date="2017-10-27T14:18:00Z">
        <w:r w:rsidRPr="00A37901" w:rsidDel="00730C2F">
          <w:rPr>
            <w:rFonts w:ascii="Arial" w:hAnsi="Arial" w:cs="Arial"/>
            <w:color w:val="000000" w:themeColor="text1"/>
          </w:rPr>
          <w:delText>% -</w:delText>
        </w:r>
      </w:del>
      <w:r w:rsidRPr="00A37901">
        <w:rPr>
          <w:rFonts w:ascii="Arial" w:hAnsi="Arial" w:cs="Arial"/>
          <w:color w:val="000000" w:themeColor="text1"/>
        </w:rPr>
        <w:t xml:space="preserve"> 16%. Thus, disease-associated OTUs could be found in our sample set of 20 healthy individuals.</w:t>
      </w:r>
    </w:p>
    <w:p w14:paraId="4E90476A" w14:textId="77777777" w:rsidR="00BC1A18" w:rsidRPr="00BC1A18" w:rsidRDefault="00BC1A18" w:rsidP="00BC1A18">
      <w:pPr>
        <w:pStyle w:val="BodyText"/>
        <w:rPr>
          <w:ins w:id="281" w:author="PDS" w:date="2017-10-23T15:11:00Z"/>
        </w:rPr>
      </w:pPr>
    </w:p>
    <w:p w14:paraId="39E31547" w14:textId="77777777" w:rsidR="00803D42" w:rsidRPr="00A37901" w:rsidRDefault="003B00EF" w:rsidP="00716FCE">
      <w:pPr>
        <w:pStyle w:val="Heading3"/>
        <w:spacing w:line="480" w:lineRule="auto"/>
        <w:rPr>
          <w:rFonts w:ascii="Arial" w:hAnsi="Arial" w:cs="Arial"/>
          <w:color w:val="000000" w:themeColor="text1"/>
        </w:rPr>
      </w:pPr>
      <w:bookmarkStart w:id="282" w:name="discussion"/>
      <w:bookmarkEnd w:id="282"/>
      <w:r w:rsidRPr="00A37901">
        <w:rPr>
          <w:rFonts w:ascii="Arial" w:hAnsi="Arial" w:cs="Arial"/>
          <w:color w:val="000000" w:themeColor="text1"/>
        </w:rPr>
        <w:t>Discussion</w:t>
      </w:r>
    </w:p>
    <w:p w14:paraId="57B418F0" w14:textId="40D03898"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Here we identified bacterial taxa that were specific to the lumen and mucosa of the proximal and distal sides of the human colon </w:t>
      </w:r>
      <w:del w:id="283" w:author="Pat Schloss" w:date="2017-10-27T14:18:00Z">
        <w:r w:rsidRPr="00A37901" w:rsidDel="00730C2F">
          <w:rPr>
            <w:rFonts w:ascii="Arial" w:hAnsi="Arial" w:cs="Arial"/>
            <w:color w:val="000000" w:themeColor="text1"/>
          </w:rPr>
          <w:delText xml:space="preserve">from </w:delText>
        </w:r>
      </w:del>
      <w:ins w:id="284" w:author="Pat Schloss" w:date="2017-10-27T14:18:00Z">
        <w:r w:rsidR="00730C2F">
          <w:rPr>
            <w:rFonts w:ascii="Arial" w:hAnsi="Arial" w:cs="Arial"/>
            <w:color w:val="000000" w:themeColor="text1"/>
          </w:rPr>
          <w:t>using</w:t>
        </w:r>
        <w:r w:rsidR="00730C2F" w:rsidRPr="00A37901">
          <w:rPr>
            <w:rFonts w:ascii="Arial" w:hAnsi="Arial" w:cs="Arial"/>
            <w:color w:val="000000" w:themeColor="text1"/>
          </w:rPr>
          <w:t xml:space="preserve"> </w:t>
        </w:r>
      </w:ins>
      <w:r w:rsidRPr="00A37901">
        <w:rPr>
          <w:rFonts w:ascii="Arial" w:hAnsi="Arial" w:cs="Arial"/>
          <w:color w:val="000000" w:themeColor="text1"/>
        </w:rPr>
        <w:t xml:space="preserve">samples collected during </w:t>
      </w:r>
      <w:ins w:id="285" w:author="Pat Schloss" w:date="2017-10-27T14:18:00Z">
        <w:r w:rsidR="00730C2F">
          <w:rPr>
            <w:rFonts w:ascii="Arial" w:hAnsi="Arial" w:cs="Arial"/>
            <w:color w:val="000000" w:themeColor="text1"/>
          </w:rPr>
          <w:t xml:space="preserve">an </w:t>
        </w:r>
      </w:ins>
      <w:r w:rsidRPr="00A37901">
        <w:rPr>
          <w:rFonts w:ascii="Arial" w:hAnsi="Arial" w:cs="Arial"/>
          <w:color w:val="000000" w:themeColor="text1"/>
        </w:rPr>
        <w:t>unprepared colonoscopy</w:t>
      </w:r>
      <w:ins w:id="286" w:author="Pat Schloss" w:date="2017-10-27T14:18:00Z">
        <w:r w:rsidR="00730C2F">
          <w:rPr>
            <w:rFonts w:ascii="Arial" w:hAnsi="Arial" w:cs="Arial"/>
            <w:color w:val="000000" w:themeColor="text1"/>
          </w:rPr>
          <w:t xml:space="preserve"> of healthy subjects</w:t>
        </w:r>
      </w:ins>
      <w:r w:rsidRPr="00A37901">
        <w:rPr>
          <w:rFonts w:ascii="Arial" w:hAnsi="Arial" w:cs="Arial"/>
          <w:color w:val="000000" w:themeColor="text1"/>
        </w:rPr>
        <w:t xml:space="preserve">. We found that all locations contained a range of phyla </w:t>
      </w:r>
      <w:ins w:id="287" w:author="Pat Schloss" w:date="2017-10-27T14:49:00Z">
        <w:r w:rsidR="00FB3DCA">
          <w:rPr>
            <w:rFonts w:ascii="Arial" w:hAnsi="Arial" w:cs="Arial"/>
            <w:color w:val="000000" w:themeColor="text1"/>
          </w:rPr>
          <w:t xml:space="preserve">relative </w:t>
        </w:r>
      </w:ins>
      <w:r w:rsidRPr="00A37901">
        <w:rPr>
          <w:rFonts w:ascii="Arial" w:hAnsi="Arial" w:cs="Arial"/>
          <w:color w:val="000000" w:themeColor="text1"/>
        </w:rPr>
        <w:t xml:space="preserve">abundances and a range of diversity, but that there was a wide variability between subjects. Pairwise comparisons of each of the sites revealed that the proximal mucosa and lumen were most similar to each other. Further, comparison of colonoscopy-collected samples with </w:t>
      </w:r>
      <w:ins w:id="288" w:author="Pat Schloss" w:date="2017-10-27T14:19:00Z">
        <w:r w:rsidR="007F2DA5">
          <w:rPr>
            <w:rFonts w:ascii="Arial" w:hAnsi="Arial" w:cs="Arial"/>
            <w:color w:val="000000" w:themeColor="text1"/>
          </w:rPr>
          <w:t xml:space="preserve">fecal </w:t>
        </w:r>
      </w:ins>
      <w:r w:rsidRPr="00A37901">
        <w:rPr>
          <w:rFonts w:ascii="Arial" w:hAnsi="Arial" w:cs="Arial"/>
          <w:color w:val="000000" w:themeColor="text1"/>
        </w:rPr>
        <w:t xml:space="preserve">samples </w:t>
      </w:r>
      <w:del w:id="289" w:author="Pat Schloss" w:date="2017-10-27T14:19:00Z">
        <w:r w:rsidRPr="00A37901" w:rsidDel="007F2DA5">
          <w:rPr>
            <w:rFonts w:ascii="Arial" w:hAnsi="Arial" w:cs="Arial"/>
            <w:color w:val="000000" w:themeColor="text1"/>
          </w:rPr>
          <w:delText xml:space="preserve">collected from stool at home showed </w:delText>
        </w:r>
      </w:del>
      <w:ins w:id="290" w:author="Pat Schloss" w:date="2017-10-27T14:19:00Z">
        <w:r w:rsidR="007F2DA5">
          <w:rPr>
            <w:rFonts w:ascii="Arial" w:hAnsi="Arial" w:cs="Arial"/>
            <w:color w:val="000000" w:themeColor="text1"/>
          </w:rPr>
          <w:t xml:space="preserve">demonstrated </w:t>
        </w:r>
      </w:ins>
      <w:r w:rsidRPr="00A37901">
        <w:rPr>
          <w:rFonts w:ascii="Arial" w:hAnsi="Arial" w:cs="Arial"/>
          <w:color w:val="000000" w:themeColor="text1"/>
        </w:rPr>
        <w:t xml:space="preserve">that the distal lumen was most similar to feces. Random Forest models built </w:t>
      </w:r>
      <w:del w:id="291" w:author="Pat Schloss" w:date="2017-10-27T14:19:00Z">
        <w:r w:rsidRPr="00A37901" w:rsidDel="007F2DA5">
          <w:rPr>
            <w:rFonts w:ascii="Arial" w:hAnsi="Arial" w:cs="Arial"/>
            <w:color w:val="000000" w:themeColor="text1"/>
          </w:rPr>
          <w:delText xml:space="preserve">on </w:delText>
        </w:r>
      </w:del>
      <w:ins w:id="292" w:author="Pat Schloss" w:date="2017-10-27T14:19:00Z">
        <w:r w:rsidR="007F2DA5">
          <w:rPr>
            <w:rFonts w:ascii="Arial" w:hAnsi="Arial" w:cs="Arial"/>
            <w:color w:val="000000" w:themeColor="text1"/>
          </w:rPr>
          <w:t>using</w:t>
        </w:r>
        <w:r w:rsidR="007F2DA5" w:rsidRPr="00A37901">
          <w:rPr>
            <w:rFonts w:ascii="Arial" w:hAnsi="Arial" w:cs="Arial"/>
            <w:color w:val="000000" w:themeColor="text1"/>
          </w:rPr>
          <w:t xml:space="preserve"> </w:t>
        </w:r>
      </w:ins>
      <w:r w:rsidRPr="00A37901">
        <w:rPr>
          <w:rFonts w:ascii="Arial" w:hAnsi="Arial" w:cs="Arial"/>
          <w:color w:val="000000" w:themeColor="text1"/>
        </w:rPr>
        <w:t xml:space="preserve">OTU relative abundances from each </w:t>
      </w:r>
      <w:proofErr w:type="gramStart"/>
      <w:r w:rsidRPr="00A37901">
        <w:rPr>
          <w:rFonts w:ascii="Arial" w:hAnsi="Arial" w:cs="Arial"/>
          <w:color w:val="000000" w:themeColor="text1"/>
        </w:rPr>
        <w:t>sample identified</w:t>
      </w:r>
      <w:proofErr w:type="gramEnd"/>
      <w:r w:rsidRPr="00A37901">
        <w:rPr>
          <w:rFonts w:ascii="Arial" w:hAnsi="Arial" w:cs="Arial"/>
          <w:color w:val="000000" w:themeColor="text1"/>
        </w:rPr>
        <w:t xml:space="preserve"> </w:t>
      </w:r>
      <w:ins w:id="293" w:author="Pat Schloss" w:date="2017-10-27T14:48:00Z">
        <w:r w:rsidR="00127AF9">
          <w:rPr>
            <w:rFonts w:ascii="Arial" w:hAnsi="Arial" w:cs="Arial"/>
            <w:color w:val="000000" w:themeColor="text1"/>
          </w:rPr>
          <w:t>microbiota</w:t>
        </w:r>
        <w:r w:rsidR="00127AF9" w:rsidRPr="00A37901" w:rsidDel="00127AF9">
          <w:rPr>
            <w:rFonts w:ascii="Arial" w:hAnsi="Arial" w:cs="Arial"/>
            <w:color w:val="000000" w:themeColor="text1"/>
          </w:rPr>
          <w:t xml:space="preserve"> </w:t>
        </w:r>
      </w:ins>
      <w:del w:id="294" w:author="Pat Schloss" w:date="2017-10-27T14:48:00Z">
        <w:r w:rsidRPr="00A37901" w:rsidDel="00127AF9">
          <w:rPr>
            <w:rFonts w:ascii="Arial" w:hAnsi="Arial" w:cs="Arial"/>
            <w:color w:val="000000" w:themeColor="text1"/>
          </w:rPr>
          <w:delText xml:space="preserve">microbes </w:delText>
        </w:r>
      </w:del>
      <w:r w:rsidRPr="00A37901">
        <w:rPr>
          <w:rFonts w:ascii="Arial" w:hAnsi="Arial" w:cs="Arial"/>
          <w:color w:val="000000" w:themeColor="text1"/>
        </w:rPr>
        <w:t xml:space="preserve">that were particular to each location of the colon. Finally, we were able to detect some bacterial OTUs associated with colonic disease in our healthy </w:t>
      </w:r>
      <w:del w:id="295" w:author="Pat Schloss" w:date="2017-10-27T14:47:00Z">
        <w:r w:rsidRPr="00A37901" w:rsidDel="00AB6C6B">
          <w:rPr>
            <w:rFonts w:ascii="Arial" w:hAnsi="Arial" w:cs="Arial"/>
            <w:color w:val="000000" w:themeColor="text1"/>
          </w:rPr>
          <w:delText xml:space="preserve">patient </w:delText>
        </w:r>
      </w:del>
      <w:r w:rsidRPr="00A37901">
        <w:rPr>
          <w:rFonts w:ascii="Arial" w:hAnsi="Arial" w:cs="Arial"/>
          <w:color w:val="000000" w:themeColor="text1"/>
        </w:rPr>
        <w:t xml:space="preserve">cohort. Using </w:t>
      </w:r>
      <w:proofErr w:type="spellStart"/>
      <w:r w:rsidRPr="00A37901">
        <w:rPr>
          <w:rFonts w:ascii="Arial" w:hAnsi="Arial" w:cs="Arial"/>
          <w:color w:val="000000" w:themeColor="text1"/>
        </w:rPr>
        <w:t>unprepped</w:t>
      </w:r>
      <w:proofErr w:type="spellEnd"/>
      <w:r w:rsidRPr="00A37901">
        <w:rPr>
          <w:rFonts w:ascii="Arial" w:hAnsi="Arial" w:cs="Arial"/>
          <w:color w:val="000000" w:themeColor="text1"/>
        </w:rPr>
        <w:t xml:space="preserve"> </w:t>
      </w:r>
      <w:del w:id="296" w:author="Pat Schloss" w:date="2017-10-27T14:19:00Z">
        <w:r w:rsidRPr="00A37901" w:rsidDel="00CE593B">
          <w:rPr>
            <w:rFonts w:ascii="Arial" w:hAnsi="Arial" w:cs="Arial"/>
            <w:color w:val="000000" w:themeColor="text1"/>
          </w:rPr>
          <w:delText xml:space="preserve">colonoscopy </w:delText>
        </w:r>
      </w:del>
      <w:ins w:id="297" w:author="Pat Schloss" w:date="2017-10-27T14:19:00Z">
        <w:r w:rsidR="00CE593B" w:rsidRPr="00A37901">
          <w:rPr>
            <w:rFonts w:ascii="Arial" w:hAnsi="Arial" w:cs="Arial"/>
            <w:color w:val="000000" w:themeColor="text1"/>
          </w:rPr>
          <w:t>colonoscop</w:t>
        </w:r>
        <w:r w:rsidR="00CE593B">
          <w:rPr>
            <w:rFonts w:ascii="Arial" w:hAnsi="Arial" w:cs="Arial"/>
            <w:color w:val="000000" w:themeColor="text1"/>
          </w:rPr>
          <w:t>ies</w:t>
        </w:r>
        <w:r w:rsidR="00CE593B" w:rsidRPr="00A37901">
          <w:rPr>
            <w:rFonts w:ascii="Arial" w:hAnsi="Arial" w:cs="Arial"/>
            <w:color w:val="000000" w:themeColor="text1"/>
          </w:rPr>
          <w:t xml:space="preserve"> </w:t>
        </w:r>
      </w:ins>
      <w:r w:rsidRPr="00A37901">
        <w:rPr>
          <w:rFonts w:ascii="Arial" w:hAnsi="Arial" w:cs="Arial"/>
          <w:color w:val="000000" w:themeColor="text1"/>
        </w:rPr>
        <w:t>and machine learning, we have identified bacterial taxa specific to the healthy proximal and distal human colon.</w:t>
      </w:r>
    </w:p>
    <w:p w14:paraId="332D885A" w14:textId="2FADE6A9"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When examining the relative abundance of the dominant phyla at each site (i.e. </w:t>
      </w:r>
      <w:proofErr w:type="spellStart"/>
      <w:r w:rsidRPr="00A37901">
        <w:rPr>
          <w:rFonts w:ascii="Arial" w:hAnsi="Arial" w:cs="Arial"/>
          <w:i/>
          <w:color w:val="000000" w:themeColor="text1"/>
        </w:rPr>
        <w:t>Bacteriodes</w:t>
      </w:r>
      <w:proofErr w:type="spellEnd"/>
      <w:r w:rsidRPr="00A37901">
        <w:rPr>
          <w:rFonts w:ascii="Arial" w:hAnsi="Arial" w:cs="Arial"/>
          <w:color w:val="000000" w:themeColor="text1"/>
        </w:rPr>
        <w:t xml:space="preserve"> and </w:t>
      </w:r>
      <w:proofErr w:type="spellStart"/>
      <w:r w:rsidRPr="00A37901">
        <w:rPr>
          <w:rFonts w:ascii="Arial" w:hAnsi="Arial" w:cs="Arial"/>
          <w:i/>
          <w:color w:val="000000" w:themeColor="text1"/>
        </w:rPr>
        <w:t>Firmicutes</w:t>
      </w:r>
      <w:proofErr w:type="spellEnd"/>
      <w:r w:rsidRPr="00A37901">
        <w:rPr>
          <w:rFonts w:ascii="Arial" w:hAnsi="Arial" w:cs="Arial"/>
          <w:color w:val="000000" w:themeColor="text1"/>
        </w:rPr>
        <w:t xml:space="preserve">), there was a wide amount of variation. This likely reflects not only the variability between human subjects, </w:t>
      </w:r>
      <w:proofErr w:type="spellStart"/>
      <w:r w:rsidRPr="00A37901">
        <w:rPr>
          <w:rFonts w:ascii="Arial" w:hAnsi="Arial" w:cs="Arial"/>
          <w:color w:val="000000" w:themeColor="text1"/>
        </w:rPr>
        <w:t>casued</w:t>
      </w:r>
      <w:proofErr w:type="spellEnd"/>
      <w:r w:rsidRPr="00A37901">
        <w:rPr>
          <w:rFonts w:ascii="Arial" w:hAnsi="Arial" w:cs="Arial"/>
          <w:color w:val="000000" w:themeColor="text1"/>
        </w:rPr>
        <w:t xml:space="preserve"> by differences in age, sex, diet, but also </w:t>
      </w:r>
      <w:del w:id="298" w:author="Pat Schloss" w:date="2017-10-27T14:50:00Z">
        <w:r w:rsidRPr="00A37901" w:rsidDel="00397253">
          <w:rPr>
            <w:rFonts w:ascii="Arial" w:hAnsi="Arial" w:cs="Arial"/>
            <w:color w:val="000000" w:themeColor="text1"/>
          </w:rPr>
          <w:delText xml:space="preserve">biogeogrphical </w:delText>
        </w:r>
      </w:del>
      <w:ins w:id="299" w:author="Pat Schloss" w:date="2017-10-27T14:50:00Z">
        <w:r w:rsidR="00397253">
          <w:rPr>
            <w:rFonts w:ascii="Arial" w:hAnsi="Arial" w:cs="Arial"/>
            <w:color w:val="000000" w:themeColor="text1"/>
          </w:rPr>
          <w:t>spatial</w:t>
        </w:r>
        <w:r w:rsidR="00397253" w:rsidRPr="00A37901">
          <w:rPr>
            <w:rFonts w:ascii="Arial" w:hAnsi="Arial" w:cs="Arial"/>
            <w:color w:val="000000" w:themeColor="text1"/>
          </w:rPr>
          <w:t xml:space="preserve"> </w:t>
        </w:r>
      </w:ins>
      <w:r w:rsidRPr="00A37901">
        <w:rPr>
          <w:rFonts w:ascii="Arial" w:hAnsi="Arial" w:cs="Arial"/>
          <w:color w:val="000000" w:themeColor="text1"/>
        </w:rPr>
        <w:t xml:space="preserve">"patchiness" in the gut microbiome. </w:t>
      </w:r>
      <w:commentRangeStart w:id="300"/>
      <w:r w:rsidRPr="00A37901">
        <w:rPr>
          <w:rFonts w:ascii="Arial" w:hAnsi="Arial" w:cs="Arial"/>
          <w:color w:val="000000" w:themeColor="text1"/>
        </w:rPr>
        <w:t xml:space="preserve">Several </w:t>
      </w:r>
      <w:commentRangeEnd w:id="300"/>
      <w:r w:rsidR="00CE593B">
        <w:rPr>
          <w:rStyle w:val="CommentReference"/>
        </w:rPr>
        <w:commentReference w:id="300"/>
      </w:r>
      <w:r w:rsidRPr="00A37901">
        <w:rPr>
          <w:rFonts w:ascii="Arial" w:hAnsi="Arial" w:cs="Arial"/>
          <w:color w:val="000000" w:themeColor="text1"/>
        </w:rPr>
        <w:t xml:space="preserve">studies have noted that the </w:t>
      </w:r>
      <w:r w:rsidRPr="00A37901">
        <w:rPr>
          <w:rFonts w:ascii="Arial" w:hAnsi="Arial" w:cs="Arial"/>
          <w:color w:val="000000" w:themeColor="text1"/>
        </w:rPr>
        <w:lastRenderedPageBreak/>
        <w:t>bacteria recoverable from the same mucosal sample location can be vastly different when the samples are taken just 1 cm away from each other</w:t>
      </w:r>
      <w:r w:rsidRPr="00570C45">
        <w:rPr>
          <w:rFonts w:ascii="Arial" w:hAnsi="Arial" w:cs="Arial"/>
          <w:color w:val="000000" w:themeColor="text1"/>
          <w:vertAlign w:val="superscript"/>
        </w:rPr>
        <w:t>17</w:t>
      </w:r>
      <w:r w:rsidRPr="00A37901">
        <w:rPr>
          <w:rFonts w:ascii="Arial" w:hAnsi="Arial" w:cs="Arial"/>
          <w:color w:val="000000" w:themeColor="text1"/>
        </w:rPr>
        <w:t xml:space="preserve">. Similar patchiness </w:t>
      </w:r>
      <w:del w:id="301" w:author="Pat Schloss" w:date="2017-10-27T14:20:00Z">
        <w:r w:rsidRPr="00A37901" w:rsidDel="00CE593B">
          <w:rPr>
            <w:rFonts w:ascii="Arial" w:hAnsi="Arial" w:cs="Arial"/>
            <w:color w:val="000000" w:themeColor="text1"/>
          </w:rPr>
          <w:delText xml:space="preserve">is </w:delText>
        </w:r>
      </w:del>
      <w:ins w:id="302" w:author="Pat Schloss" w:date="2017-10-27T14:20:00Z">
        <w:r w:rsidR="00CE593B">
          <w:rPr>
            <w:rFonts w:ascii="Arial" w:hAnsi="Arial" w:cs="Arial"/>
            <w:color w:val="000000" w:themeColor="text1"/>
          </w:rPr>
          <w:t>was</w:t>
        </w:r>
        <w:r w:rsidR="00CE593B" w:rsidRPr="00A37901">
          <w:rPr>
            <w:rFonts w:ascii="Arial" w:hAnsi="Arial" w:cs="Arial"/>
            <w:color w:val="000000" w:themeColor="text1"/>
          </w:rPr>
          <w:t xml:space="preserve"> </w:t>
        </w:r>
      </w:ins>
      <w:r w:rsidRPr="00A37901">
        <w:rPr>
          <w:rFonts w:ascii="Arial" w:hAnsi="Arial" w:cs="Arial"/>
          <w:color w:val="000000" w:themeColor="text1"/>
        </w:rPr>
        <w:t xml:space="preserve">also observed in </w:t>
      </w:r>
      <w:del w:id="303" w:author="Pat Schloss" w:date="2017-10-27T14:26:00Z">
        <w:r w:rsidRPr="00A37901" w:rsidDel="003275E7">
          <w:rPr>
            <w:rFonts w:ascii="Arial" w:hAnsi="Arial" w:cs="Arial"/>
            <w:color w:val="000000" w:themeColor="text1"/>
          </w:rPr>
          <w:delText>lumenal</w:delText>
        </w:r>
      </w:del>
      <w:ins w:id="304"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contents and fecal samples themselves; </w:t>
      </w:r>
      <w:commentRangeStart w:id="305"/>
      <w:r w:rsidRPr="00A37901">
        <w:rPr>
          <w:rFonts w:ascii="Arial" w:hAnsi="Arial" w:cs="Arial"/>
          <w:color w:val="000000" w:themeColor="text1"/>
        </w:rPr>
        <w:t xml:space="preserve">there is observed separation of different interacting </w:t>
      </w:r>
      <w:commentRangeEnd w:id="305"/>
      <w:r w:rsidR="00A97A9D">
        <w:rPr>
          <w:rStyle w:val="CommentReference"/>
        </w:rPr>
        <w:commentReference w:id="305"/>
      </w:r>
      <w:ins w:id="306" w:author="Pat Schloss" w:date="2017-10-27T14:48:00Z">
        <w:r w:rsidR="00127AF9" w:rsidRPr="00127AF9">
          <w:rPr>
            <w:rFonts w:ascii="Arial" w:hAnsi="Arial" w:cs="Arial"/>
            <w:color w:val="000000" w:themeColor="text1"/>
          </w:rPr>
          <w:t xml:space="preserve"> </w:t>
        </w:r>
        <w:r w:rsidR="00127AF9">
          <w:rPr>
            <w:rFonts w:ascii="Arial" w:hAnsi="Arial" w:cs="Arial"/>
            <w:color w:val="000000" w:themeColor="text1"/>
          </w:rPr>
          <w:t>microbiota</w:t>
        </w:r>
        <w:r w:rsidR="00127AF9" w:rsidRPr="00A37901" w:rsidDel="00127AF9">
          <w:rPr>
            <w:rFonts w:ascii="Arial" w:hAnsi="Arial" w:cs="Arial"/>
            <w:color w:val="000000" w:themeColor="text1"/>
          </w:rPr>
          <w:t xml:space="preserve"> </w:t>
        </w:r>
      </w:ins>
      <w:del w:id="307" w:author="Pat Schloss" w:date="2017-10-27T14:48:00Z">
        <w:r w:rsidRPr="00A37901" w:rsidDel="00127AF9">
          <w:rPr>
            <w:rFonts w:ascii="Arial" w:hAnsi="Arial" w:cs="Arial"/>
            <w:color w:val="000000" w:themeColor="text1"/>
          </w:rPr>
          <w:delText xml:space="preserve">microbes </w:delText>
        </w:r>
      </w:del>
      <w:r w:rsidRPr="00A37901">
        <w:rPr>
          <w:rFonts w:ascii="Arial" w:hAnsi="Arial" w:cs="Arial"/>
          <w:color w:val="000000" w:themeColor="text1"/>
        </w:rPr>
        <w:t>along the length of a stool sample, for instance</w:t>
      </w:r>
      <w:r w:rsidRPr="00570C45">
        <w:rPr>
          <w:rFonts w:ascii="Arial" w:hAnsi="Arial" w:cs="Arial"/>
          <w:color w:val="000000" w:themeColor="text1"/>
          <w:vertAlign w:val="superscript"/>
        </w:rPr>
        <w:t>18</w:t>
      </w:r>
      <w:r w:rsidRPr="00A37901">
        <w:rPr>
          <w:rFonts w:ascii="Arial" w:hAnsi="Arial" w:cs="Arial"/>
          <w:color w:val="000000" w:themeColor="text1"/>
        </w:rPr>
        <w:t>. That said, across our samples</w:t>
      </w:r>
      <w:ins w:id="308" w:author="Pat Schloss" w:date="2017-10-27T14:20:00Z">
        <w:r w:rsidR="00A97A9D">
          <w:rPr>
            <w:rFonts w:ascii="Arial" w:hAnsi="Arial" w:cs="Arial"/>
            <w:color w:val="000000" w:themeColor="text1"/>
          </w:rPr>
          <w:t>,</w:t>
        </w:r>
      </w:ins>
      <w:r w:rsidRPr="00A37901">
        <w:rPr>
          <w:rFonts w:ascii="Arial" w:hAnsi="Arial" w:cs="Arial"/>
          <w:color w:val="000000" w:themeColor="text1"/>
        </w:rPr>
        <w:t xml:space="preserve"> the mucosal samples harbor more </w:t>
      </w:r>
      <w:proofErr w:type="spellStart"/>
      <w:r w:rsidRPr="00A37901">
        <w:rPr>
          <w:rFonts w:ascii="Arial" w:hAnsi="Arial" w:cs="Arial"/>
          <w:i/>
          <w:color w:val="000000" w:themeColor="text1"/>
        </w:rPr>
        <w:t>Proteobacteria</w:t>
      </w:r>
      <w:proofErr w:type="spellEnd"/>
      <w:r w:rsidRPr="00A37901">
        <w:rPr>
          <w:rFonts w:ascii="Arial" w:hAnsi="Arial" w:cs="Arial"/>
          <w:color w:val="000000" w:themeColor="text1"/>
        </w:rPr>
        <w:t xml:space="preserve">, consistent with previous studies comparing mucosal swabs to </w:t>
      </w:r>
      <w:del w:id="309" w:author="Pat Schloss" w:date="2017-10-27T14:26:00Z">
        <w:r w:rsidRPr="00A37901" w:rsidDel="003275E7">
          <w:rPr>
            <w:rFonts w:ascii="Arial" w:hAnsi="Arial" w:cs="Arial"/>
            <w:color w:val="000000" w:themeColor="text1"/>
          </w:rPr>
          <w:delText>lumenal</w:delText>
        </w:r>
      </w:del>
      <w:ins w:id="310"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content in humans</w:t>
      </w:r>
      <w:r w:rsidRPr="00570C45">
        <w:rPr>
          <w:rFonts w:ascii="Arial" w:hAnsi="Arial" w:cs="Arial"/>
          <w:color w:val="000000" w:themeColor="text1"/>
          <w:vertAlign w:val="superscript"/>
        </w:rPr>
        <w:t>4</w:t>
      </w:r>
      <w:r w:rsidRPr="00A37901">
        <w:rPr>
          <w:rFonts w:ascii="Arial" w:hAnsi="Arial" w:cs="Arial"/>
          <w:color w:val="000000" w:themeColor="text1"/>
        </w:rPr>
        <w:t xml:space="preserve">. Hence, the conclusions we </w:t>
      </w:r>
      <w:del w:id="311" w:author="Pat Schloss" w:date="2017-10-27T14:21:00Z">
        <w:r w:rsidRPr="00A37901" w:rsidDel="00A97A9D">
          <w:rPr>
            <w:rFonts w:ascii="Arial" w:hAnsi="Arial" w:cs="Arial"/>
            <w:color w:val="000000" w:themeColor="text1"/>
          </w:rPr>
          <w:delText xml:space="preserve">can </w:delText>
        </w:r>
      </w:del>
      <w:ins w:id="312" w:author="Pat Schloss" w:date="2017-10-27T14:21:00Z">
        <w:r w:rsidR="00A97A9D">
          <w:rPr>
            <w:rFonts w:ascii="Arial" w:hAnsi="Arial" w:cs="Arial"/>
            <w:color w:val="000000" w:themeColor="text1"/>
          </w:rPr>
          <w:t>were able to</w:t>
        </w:r>
        <w:r w:rsidR="00A97A9D" w:rsidRPr="00A37901">
          <w:rPr>
            <w:rFonts w:ascii="Arial" w:hAnsi="Arial" w:cs="Arial"/>
            <w:color w:val="000000" w:themeColor="text1"/>
          </w:rPr>
          <w:t xml:space="preserve"> </w:t>
        </w:r>
      </w:ins>
      <w:r w:rsidRPr="00A37901">
        <w:rPr>
          <w:rFonts w:ascii="Arial" w:hAnsi="Arial" w:cs="Arial"/>
          <w:color w:val="000000" w:themeColor="text1"/>
        </w:rPr>
        <w:t>draw from phyl</w:t>
      </w:r>
      <w:ins w:id="313" w:author="Pat Schloss" w:date="2017-10-27T14:21:00Z">
        <w:r w:rsidR="00A97A9D">
          <w:rPr>
            <w:rFonts w:ascii="Arial" w:hAnsi="Arial" w:cs="Arial"/>
            <w:color w:val="000000" w:themeColor="text1"/>
          </w:rPr>
          <w:t>um-level</w:t>
        </w:r>
      </w:ins>
      <w:del w:id="314" w:author="Pat Schloss" w:date="2017-10-27T14:21:00Z">
        <w:r w:rsidRPr="00A37901" w:rsidDel="00A97A9D">
          <w:rPr>
            <w:rFonts w:ascii="Arial" w:hAnsi="Arial" w:cs="Arial"/>
            <w:color w:val="000000" w:themeColor="text1"/>
          </w:rPr>
          <w:delText>a</w:delText>
        </w:r>
      </w:del>
      <w:r w:rsidRPr="00A37901">
        <w:rPr>
          <w:rFonts w:ascii="Arial" w:hAnsi="Arial" w:cs="Arial"/>
          <w:color w:val="000000" w:themeColor="text1"/>
        </w:rPr>
        <w:t xml:space="preserve"> analysis may </w:t>
      </w:r>
      <w:ins w:id="315" w:author="Pat Schloss" w:date="2017-10-27T14:21:00Z">
        <w:r w:rsidR="00A97A9D">
          <w:rPr>
            <w:rFonts w:ascii="Arial" w:hAnsi="Arial" w:cs="Arial"/>
            <w:color w:val="000000" w:themeColor="text1"/>
          </w:rPr>
          <w:t xml:space="preserve">have been </w:t>
        </w:r>
      </w:ins>
      <w:del w:id="316" w:author="Pat Schloss" w:date="2017-10-27T14:21:00Z">
        <w:r w:rsidRPr="00A37901" w:rsidDel="00A97A9D">
          <w:rPr>
            <w:rFonts w:ascii="Arial" w:hAnsi="Arial" w:cs="Arial"/>
            <w:color w:val="000000" w:themeColor="text1"/>
          </w:rPr>
          <w:delText xml:space="preserve">be </w:delText>
        </w:r>
      </w:del>
      <w:r w:rsidRPr="00A37901">
        <w:rPr>
          <w:rFonts w:ascii="Arial" w:hAnsi="Arial" w:cs="Arial"/>
          <w:color w:val="000000" w:themeColor="text1"/>
        </w:rPr>
        <w:t xml:space="preserve">impacted by </w:t>
      </w:r>
      <w:ins w:id="317" w:author="Pat Schloss" w:date="2017-10-27T14:21:00Z">
        <w:r w:rsidR="00A97A9D">
          <w:rPr>
            <w:rFonts w:ascii="Arial" w:hAnsi="Arial" w:cs="Arial"/>
            <w:color w:val="000000" w:themeColor="text1"/>
          </w:rPr>
          <w:t xml:space="preserve">inter-subject </w:t>
        </w:r>
      </w:ins>
      <w:r w:rsidRPr="00A37901">
        <w:rPr>
          <w:rFonts w:ascii="Arial" w:hAnsi="Arial" w:cs="Arial"/>
          <w:color w:val="000000" w:themeColor="text1"/>
        </w:rPr>
        <w:t>patchiness</w:t>
      </w:r>
      <w:del w:id="318" w:author="Pat Schloss" w:date="2017-10-27T14:21:00Z">
        <w:r w:rsidRPr="00A37901" w:rsidDel="00A97A9D">
          <w:rPr>
            <w:rFonts w:ascii="Arial" w:hAnsi="Arial" w:cs="Arial"/>
            <w:color w:val="000000" w:themeColor="text1"/>
          </w:rPr>
          <w:delText xml:space="preserve"> between subjects</w:delText>
        </w:r>
      </w:del>
      <w:r w:rsidRPr="00A37901">
        <w:rPr>
          <w:rFonts w:ascii="Arial" w:hAnsi="Arial" w:cs="Arial"/>
          <w:color w:val="000000" w:themeColor="text1"/>
        </w:rPr>
        <w:t>.</w:t>
      </w:r>
    </w:p>
    <w:p w14:paraId="74D4C460" w14:textId="3E439DFD"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To get around the noisiness from a diverse set of samples, we built </w:t>
      </w:r>
      <w:del w:id="319" w:author="Pat Schloss" w:date="2017-10-27T14:21:00Z">
        <w:r w:rsidRPr="00A37901" w:rsidDel="00B37EC6">
          <w:rPr>
            <w:rFonts w:ascii="Arial" w:hAnsi="Arial" w:cs="Arial"/>
            <w:color w:val="000000" w:themeColor="text1"/>
          </w:rPr>
          <w:delText xml:space="preserve">a </w:delText>
        </w:r>
      </w:del>
      <w:r w:rsidRPr="00A37901">
        <w:rPr>
          <w:rFonts w:ascii="Arial" w:hAnsi="Arial" w:cs="Arial"/>
          <w:color w:val="000000" w:themeColor="text1"/>
        </w:rPr>
        <w:t xml:space="preserve">Random Forest </w:t>
      </w:r>
      <w:ins w:id="320" w:author="Pat Schloss" w:date="2017-10-27T14:21:00Z">
        <w:r w:rsidR="00B37EC6">
          <w:rPr>
            <w:rFonts w:ascii="Arial" w:hAnsi="Arial" w:cs="Arial"/>
            <w:color w:val="000000" w:themeColor="text1"/>
          </w:rPr>
          <w:t xml:space="preserve">classification </w:t>
        </w:r>
      </w:ins>
      <w:r w:rsidRPr="00A37901">
        <w:rPr>
          <w:rFonts w:ascii="Arial" w:hAnsi="Arial" w:cs="Arial"/>
          <w:color w:val="000000" w:themeColor="text1"/>
        </w:rPr>
        <w:t>model</w:t>
      </w:r>
      <w:ins w:id="321" w:author="Pat Schloss" w:date="2017-10-27T14:21:00Z">
        <w:r w:rsidR="00B37EC6">
          <w:rPr>
            <w:rFonts w:ascii="Arial" w:hAnsi="Arial" w:cs="Arial"/>
            <w:color w:val="000000" w:themeColor="text1"/>
          </w:rPr>
          <w:t>s</w:t>
        </w:r>
      </w:ins>
      <w:r w:rsidRPr="00A37901">
        <w:rPr>
          <w:rFonts w:ascii="Arial" w:hAnsi="Arial" w:cs="Arial"/>
          <w:color w:val="000000" w:themeColor="text1"/>
        </w:rPr>
        <w:t xml:space="preserve"> to identify </w:t>
      </w:r>
      <w:ins w:id="322" w:author="Pat Schloss" w:date="2017-10-27T14:21:00Z">
        <w:r w:rsidR="00B37EC6">
          <w:rPr>
            <w:rFonts w:ascii="Arial" w:hAnsi="Arial" w:cs="Arial"/>
            <w:color w:val="000000" w:themeColor="text1"/>
          </w:rPr>
          <w:t xml:space="preserve">the microbiota that were </w:t>
        </w:r>
      </w:ins>
      <w:del w:id="323" w:author="Pat Schloss" w:date="2017-10-27T14:21:00Z">
        <w:r w:rsidRPr="00A37901" w:rsidDel="00B37EC6">
          <w:rPr>
            <w:rFonts w:ascii="Arial" w:hAnsi="Arial" w:cs="Arial"/>
            <w:color w:val="000000" w:themeColor="text1"/>
          </w:rPr>
          <w:delText xml:space="preserve">microbes </w:delText>
        </w:r>
      </w:del>
      <w:r w:rsidRPr="00A37901">
        <w:rPr>
          <w:rFonts w:ascii="Arial" w:hAnsi="Arial" w:cs="Arial"/>
          <w:color w:val="000000" w:themeColor="text1"/>
        </w:rPr>
        <w:t>specific to each side</w:t>
      </w:r>
      <w:ins w:id="324" w:author="Pat Schloss" w:date="2017-10-27T14:21:00Z">
        <w:r w:rsidR="00B37EC6">
          <w:rPr>
            <w:rFonts w:ascii="Arial" w:hAnsi="Arial" w:cs="Arial"/>
            <w:color w:val="000000" w:themeColor="text1"/>
          </w:rPr>
          <w:t xml:space="preserve"> as well as in the lumen and mucosa</w:t>
        </w:r>
      </w:ins>
      <w:r w:rsidRPr="00A37901">
        <w:rPr>
          <w:rFonts w:ascii="Arial" w:hAnsi="Arial" w:cs="Arial"/>
          <w:color w:val="000000" w:themeColor="text1"/>
        </w:rPr>
        <w:t>. For each comparison we identified the top five OTUs that were strongly predictive of one site or another. Generally, OTUs identified in each location were consistent with known physiological gradients along the gut axis</w:t>
      </w:r>
      <w:r w:rsidRPr="001E5494">
        <w:rPr>
          <w:rFonts w:ascii="Arial" w:hAnsi="Arial" w:cs="Arial"/>
          <w:color w:val="000000" w:themeColor="text1"/>
          <w:vertAlign w:val="superscript"/>
        </w:rPr>
        <w:t>5</w:t>
      </w:r>
      <w:r w:rsidRPr="00A37901">
        <w:rPr>
          <w:rFonts w:ascii="Arial" w:hAnsi="Arial" w:cs="Arial"/>
          <w:color w:val="000000" w:themeColor="text1"/>
        </w:rPr>
        <w:t xml:space="preserve">. For instance, the proximal mucosa contains the highest oxygen </w:t>
      </w:r>
      <w:proofErr w:type="spellStart"/>
      <w:r w:rsidRPr="00A37901">
        <w:rPr>
          <w:rFonts w:ascii="Arial" w:hAnsi="Arial" w:cs="Arial"/>
          <w:color w:val="000000" w:themeColor="text1"/>
        </w:rPr>
        <w:t>concentratons</w:t>
      </w:r>
      <w:proofErr w:type="spellEnd"/>
      <w:r w:rsidRPr="00A37901">
        <w:rPr>
          <w:rFonts w:ascii="Arial" w:hAnsi="Arial" w:cs="Arial"/>
          <w:color w:val="000000" w:themeColor="text1"/>
        </w:rPr>
        <w:t xml:space="preserve"> of the colon and harbored mucosa-associated facultative anaerobes such as </w:t>
      </w:r>
      <w:proofErr w:type="spellStart"/>
      <w:r w:rsidRPr="00A37901">
        <w:rPr>
          <w:rFonts w:ascii="Arial" w:hAnsi="Arial" w:cs="Arial"/>
          <w:i/>
          <w:color w:val="000000" w:themeColor="text1"/>
        </w:rPr>
        <w:t>Actinomyces</w:t>
      </w:r>
      <w:proofErr w:type="spellEnd"/>
      <w:r w:rsidRPr="00A37901">
        <w:rPr>
          <w:rFonts w:ascii="Arial" w:hAnsi="Arial" w:cs="Arial"/>
          <w:color w:val="000000" w:themeColor="text1"/>
        </w:rPr>
        <w:t xml:space="preserve"> and </w:t>
      </w:r>
      <w:proofErr w:type="spellStart"/>
      <w:r w:rsidRPr="00A37901">
        <w:rPr>
          <w:rFonts w:ascii="Arial" w:hAnsi="Arial" w:cs="Arial"/>
          <w:i/>
          <w:color w:val="000000" w:themeColor="text1"/>
        </w:rPr>
        <w:t>Enterobacteraceae</w:t>
      </w:r>
      <w:proofErr w:type="spellEnd"/>
      <w:r w:rsidRPr="00A37901">
        <w:rPr>
          <w:rFonts w:ascii="Arial" w:hAnsi="Arial" w:cs="Arial"/>
          <w:color w:val="000000" w:themeColor="text1"/>
        </w:rPr>
        <w:t xml:space="preserve"> and aerobic </w:t>
      </w:r>
      <w:proofErr w:type="spellStart"/>
      <w:r w:rsidRPr="00A37901">
        <w:rPr>
          <w:rFonts w:ascii="Arial" w:hAnsi="Arial" w:cs="Arial"/>
          <w:i/>
          <w:color w:val="000000" w:themeColor="text1"/>
        </w:rPr>
        <w:t>Psuedomonas</w:t>
      </w:r>
      <w:proofErr w:type="spellEnd"/>
      <w:r w:rsidRPr="00A37901">
        <w:rPr>
          <w:rFonts w:ascii="Arial" w:hAnsi="Arial" w:cs="Arial"/>
          <w:color w:val="000000" w:themeColor="text1"/>
        </w:rPr>
        <w:t xml:space="preserve">. The distal mucosa was far more likely to host strictly anaerobic species such as </w:t>
      </w:r>
      <w:proofErr w:type="spellStart"/>
      <w:r w:rsidRPr="00A37901">
        <w:rPr>
          <w:rFonts w:ascii="Arial" w:hAnsi="Arial" w:cs="Arial"/>
          <w:i/>
          <w:color w:val="000000" w:themeColor="text1"/>
        </w:rPr>
        <w:t>Porphyromonas</w:t>
      </w:r>
      <w:proofErr w:type="spellEnd"/>
      <w:r w:rsidRPr="00A37901">
        <w:rPr>
          <w:rFonts w:ascii="Arial" w:hAnsi="Arial" w:cs="Arial"/>
          <w:color w:val="000000" w:themeColor="text1"/>
        </w:rPr>
        <w:t xml:space="preserve">, </w:t>
      </w:r>
      <w:proofErr w:type="spellStart"/>
      <w:r w:rsidRPr="00A37901">
        <w:rPr>
          <w:rFonts w:ascii="Arial" w:hAnsi="Arial" w:cs="Arial"/>
          <w:i/>
          <w:color w:val="000000" w:themeColor="text1"/>
        </w:rPr>
        <w:t>Anaerococcus</w:t>
      </w:r>
      <w:proofErr w:type="spellEnd"/>
      <w:r w:rsidRPr="00A37901">
        <w:rPr>
          <w:rFonts w:ascii="Arial" w:hAnsi="Arial" w:cs="Arial"/>
          <w:color w:val="000000" w:themeColor="text1"/>
        </w:rPr>
        <w:t xml:space="preserve">, </w:t>
      </w:r>
      <w:proofErr w:type="spellStart"/>
      <w:r w:rsidRPr="00A37901">
        <w:rPr>
          <w:rFonts w:ascii="Arial" w:hAnsi="Arial" w:cs="Arial"/>
          <w:i/>
          <w:color w:val="000000" w:themeColor="text1"/>
        </w:rPr>
        <w:t>Finegoldia</w:t>
      </w:r>
      <w:proofErr w:type="spellEnd"/>
      <w:r w:rsidRPr="00A37901">
        <w:rPr>
          <w:rFonts w:ascii="Arial" w:hAnsi="Arial" w:cs="Arial"/>
          <w:color w:val="000000" w:themeColor="text1"/>
        </w:rPr>
        <w:t xml:space="preserve"> and </w:t>
      </w:r>
      <w:proofErr w:type="spellStart"/>
      <w:r w:rsidRPr="00A37901">
        <w:rPr>
          <w:rFonts w:ascii="Arial" w:hAnsi="Arial" w:cs="Arial"/>
          <w:i/>
          <w:color w:val="000000" w:themeColor="text1"/>
        </w:rPr>
        <w:t>Peptoniphilus</w:t>
      </w:r>
      <w:proofErr w:type="spellEnd"/>
      <w:r w:rsidRPr="00A37901">
        <w:rPr>
          <w:rFonts w:ascii="Arial" w:hAnsi="Arial" w:cs="Arial"/>
          <w:color w:val="000000" w:themeColor="text1"/>
        </w:rPr>
        <w:t xml:space="preserve">. Thus the gut microenvironment of each location likely enriches for these specific </w:t>
      </w:r>
      <w:ins w:id="325" w:author="Pat Schloss" w:date="2017-10-27T14:48:00Z">
        <w:r w:rsidR="00127AF9">
          <w:rPr>
            <w:rFonts w:ascii="Arial" w:hAnsi="Arial" w:cs="Arial"/>
            <w:color w:val="000000" w:themeColor="text1"/>
          </w:rPr>
          <w:t>microbiota</w:t>
        </w:r>
      </w:ins>
      <w:del w:id="326" w:author="Pat Schloss" w:date="2017-10-27T14:48:00Z">
        <w:r w:rsidRPr="00A37901" w:rsidDel="00127AF9">
          <w:rPr>
            <w:rFonts w:ascii="Arial" w:hAnsi="Arial" w:cs="Arial"/>
            <w:color w:val="000000" w:themeColor="text1"/>
          </w:rPr>
          <w:delText>microbes</w:delText>
        </w:r>
      </w:del>
      <w:r w:rsidRPr="00A37901">
        <w:rPr>
          <w:rFonts w:ascii="Arial" w:hAnsi="Arial" w:cs="Arial"/>
          <w:color w:val="000000" w:themeColor="text1"/>
        </w:rPr>
        <w:t>.</w:t>
      </w:r>
    </w:p>
    <w:p w14:paraId="5F3E170A" w14:textId="6F39A8CC" w:rsidR="00B4615A" w:rsidRPr="00B4615A" w:rsidRDefault="00B4615A" w:rsidP="00B4615A">
      <w:pPr>
        <w:widowControl w:val="0"/>
        <w:autoSpaceDE w:val="0"/>
        <w:autoSpaceDN w:val="0"/>
        <w:adjustRightInd w:val="0"/>
        <w:spacing w:line="480" w:lineRule="auto"/>
        <w:rPr>
          <w:rFonts w:ascii="Arial" w:hAnsi="Arial" w:cs="Arial"/>
          <w:color w:val="000000" w:themeColor="text1"/>
        </w:rPr>
      </w:pPr>
      <w:r w:rsidRPr="00B4615A">
        <w:rPr>
          <w:rFonts w:ascii="Arial" w:hAnsi="Arial" w:cs="Arial"/>
          <w:color w:val="000000" w:themeColor="text1"/>
        </w:rPr>
        <w:t xml:space="preserve">In addition to identifying features that are specific to each side of the gut, the ability of the Random Forest to classify samples can serve as a proxy for similarity. That is, a higher AUC value indicates the samples are more efficiently classified (and thus more different) than a model with a lower AUC value. For instance, the model separating the </w:t>
      </w:r>
      <w:r w:rsidRPr="00B4615A">
        <w:rPr>
          <w:rFonts w:ascii="Arial" w:hAnsi="Arial" w:cs="Arial"/>
          <w:color w:val="000000" w:themeColor="text1"/>
        </w:rPr>
        <w:lastRenderedPageBreak/>
        <w:t xml:space="preserve">proximal and distal mucosa </w:t>
      </w:r>
      <w:del w:id="327" w:author="Pat Schloss" w:date="2017-10-27T14:22:00Z">
        <w:r w:rsidRPr="00B4615A" w:rsidDel="00DA28F7">
          <w:rPr>
            <w:rFonts w:ascii="Arial" w:hAnsi="Arial" w:cs="Arial"/>
            <w:color w:val="000000" w:themeColor="text1"/>
          </w:rPr>
          <w:delText xml:space="preserve">has </w:delText>
        </w:r>
      </w:del>
      <w:ins w:id="328" w:author="Pat Schloss" w:date="2017-10-27T14:22:00Z">
        <w:r w:rsidR="00DA28F7" w:rsidRPr="00B4615A">
          <w:rPr>
            <w:rFonts w:ascii="Arial" w:hAnsi="Arial" w:cs="Arial"/>
            <w:color w:val="000000" w:themeColor="text1"/>
          </w:rPr>
          <w:t>ha</w:t>
        </w:r>
        <w:r w:rsidR="00DA28F7">
          <w:rPr>
            <w:rFonts w:ascii="Arial" w:hAnsi="Arial" w:cs="Arial"/>
            <w:color w:val="000000" w:themeColor="text1"/>
          </w:rPr>
          <w:t>d</w:t>
        </w:r>
        <w:r w:rsidR="00DA28F7" w:rsidRPr="00B4615A">
          <w:rPr>
            <w:rFonts w:ascii="Arial" w:hAnsi="Arial" w:cs="Arial"/>
            <w:color w:val="000000" w:themeColor="text1"/>
          </w:rPr>
          <w:t xml:space="preserve"> </w:t>
        </w:r>
      </w:ins>
      <w:r w:rsidRPr="00B4615A">
        <w:rPr>
          <w:rFonts w:ascii="Arial" w:hAnsi="Arial" w:cs="Arial"/>
          <w:color w:val="000000" w:themeColor="text1"/>
        </w:rPr>
        <w:t xml:space="preserve">an AUC of 0.850 whereas the model for classifying the proximal and distal lumen </w:t>
      </w:r>
      <w:del w:id="329" w:author="Pat Schloss" w:date="2017-10-27T14:22:00Z">
        <w:r w:rsidRPr="00B4615A" w:rsidDel="00DA28F7">
          <w:rPr>
            <w:rFonts w:ascii="Arial" w:hAnsi="Arial" w:cs="Arial"/>
            <w:color w:val="000000" w:themeColor="text1"/>
          </w:rPr>
          <w:delText xml:space="preserve">has </w:delText>
        </w:r>
      </w:del>
      <w:ins w:id="330" w:author="Pat Schloss" w:date="2017-10-27T14:22:00Z">
        <w:r w:rsidR="00DA28F7" w:rsidRPr="00B4615A">
          <w:rPr>
            <w:rFonts w:ascii="Arial" w:hAnsi="Arial" w:cs="Arial"/>
            <w:color w:val="000000" w:themeColor="text1"/>
          </w:rPr>
          <w:t>ha</w:t>
        </w:r>
        <w:r w:rsidR="00DA28F7">
          <w:rPr>
            <w:rFonts w:ascii="Arial" w:hAnsi="Arial" w:cs="Arial"/>
            <w:color w:val="000000" w:themeColor="text1"/>
          </w:rPr>
          <w:t>d</w:t>
        </w:r>
        <w:r w:rsidR="00DA28F7" w:rsidRPr="00B4615A">
          <w:rPr>
            <w:rFonts w:ascii="Arial" w:hAnsi="Arial" w:cs="Arial"/>
            <w:color w:val="000000" w:themeColor="text1"/>
          </w:rPr>
          <w:t xml:space="preserve"> </w:t>
        </w:r>
      </w:ins>
      <w:r w:rsidRPr="00B4615A">
        <w:rPr>
          <w:rFonts w:ascii="Arial" w:hAnsi="Arial" w:cs="Arial"/>
          <w:color w:val="000000" w:themeColor="text1"/>
        </w:rPr>
        <w:t xml:space="preserve">a much lower AUC of 0.580. Further, the latter model required </w:t>
      </w:r>
      <w:commentRangeStart w:id="331"/>
      <w:r w:rsidRPr="00B4615A">
        <w:rPr>
          <w:rFonts w:ascii="Arial" w:hAnsi="Arial" w:cs="Arial"/>
          <w:color w:val="000000" w:themeColor="text1"/>
        </w:rPr>
        <w:t xml:space="preserve">44 OTUs </w:t>
      </w:r>
      <w:commentRangeEnd w:id="331"/>
      <w:r w:rsidR="00DA28F7">
        <w:rPr>
          <w:rStyle w:val="CommentReference"/>
        </w:rPr>
        <w:commentReference w:id="331"/>
      </w:r>
      <w:r w:rsidRPr="00B4615A">
        <w:rPr>
          <w:rFonts w:ascii="Arial" w:hAnsi="Arial" w:cs="Arial"/>
          <w:color w:val="000000" w:themeColor="text1"/>
        </w:rPr>
        <w:t xml:space="preserve">to best separate the samples whereas the models separating the mucosa only needed </w:t>
      </w:r>
      <w:commentRangeStart w:id="332"/>
      <w:r w:rsidRPr="00B4615A">
        <w:rPr>
          <w:rFonts w:ascii="Arial" w:hAnsi="Arial" w:cs="Arial"/>
          <w:color w:val="000000" w:themeColor="text1"/>
        </w:rPr>
        <w:t>10 OTUs</w:t>
      </w:r>
      <w:commentRangeEnd w:id="332"/>
      <w:r w:rsidR="00DA28F7">
        <w:rPr>
          <w:rStyle w:val="CommentReference"/>
        </w:rPr>
        <w:commentReference w:id="332"/>
      </w:r>
      <w:r w:rsidRPr="00B4615A">
        <w:rPr>
          <w:rFonts w:ascii="Arial" w:hAnsi="Arial" w:cs="Arial"/>
          <w:color w:val="000000" w:themeColor="text1"/>
        </w:rPr>
        <w:t xml:space="preserve">. The much lower AUC and need for a high number of features compared to other models suggest these locations are the most similar of the comparisons tested. We speculate that the model was </w:t>
      </w:r>
      <w:del w:id="333" w:author="Pat Schloss" w:date="2017-10-27T14:23:00Z">
        <w:r w:rsidRPr="00B4615A" w:rsidDel="00DA28F7">
          <w:rPr>
            <w:rFonts w:ascii="Arial" w:hAnsi="Arial" w:cs="Arial"/>
            <w:color w:val="000000" w:themeColor="text1"/>
          </w:rPr>
          <w:delText xml:space="preserve">least </w:delText>
        </w:r>
      </w:del>
      <w:ins w:id="334" w:author="Pat Schloss" w:date="2017-10-27T14:23:00Z">
        <w:r w:rsidR="00DA28F7">
          <w:rPr>
            <w:rFonts w:ascii="Arial" w:hAnsi="Arial" w:cs="Arial"/>
            <w:color w:val="000000" w:themeColor="text1"/>
          </w:rPr>
          <w:t>less</w:t>
        </w:r>
        <w:r w:rsidR="00DA28F7" w:rsidRPr="00B4615A">
          <w:rPr>
            <w:rFonts w:ascii="Arial" w:hAnsi="Arial" w:cs="Arial"/>
            <w:color w:val="000000" w:themeColor="text1"/>
          </w:rPr>
          <w:t xml:space="preserve"> </w:t>
        </w:r>
      </w:ins>
      <w:r w:rsidRPr="00B4615A">
        <w:rPr>
          <w:rFonts w:ascii="Arial" w:hAnsi="Arial" w:cs="Arial"/>
          <w:color w:val="000000" w:themeColor="text1"/>
        </w:rPr>
        <w:t>effective at classifying the proximal and distal lum</w:t>
      </w:r>
      <w:ins w:id="335" w:author="Pat Schloss" w:date="2017-10-27T14:26:00Z">
        <w:r w:rsidR="003275E7">
          <w:rPr>
            <w:rFonts w:ascii="Arial" w:hAnsi="Arial" w:cs="Arial"/>
            <w:color w:val="000000" w:themeColor="text1"/>
          </w:rPr>
          <w:t>i</w:t>
        </w:r>
      </w:ins>
      <w:del w:id="336" w:author="Pat Schloss" w:date="2017-10-27T14:26:00Z">
        <w:r w:rsidRPr="00B4615A" w:rsidDel="003275E7">
          <w:rPr>
            <w:rFonts w:ascii="Arial" w:hAnsi="Arial" w:cs="Arial"/>
            <w:color w:val="000000" w:themeColor="text1"/>
          </w:rPr>
          <w:delText>e</w:delText>
        </w:r>
      </w:del>
      <w:r w:rsidRPr="00B4615A">
        <w:rPr>
          <w:rFonts w:ascii="Arial" w:hAnsi="Arial" w:cs="Arial"/>
          <w:color w:val="000000" w:themeColor="text1"/>
        </w:rPr>
        <w:t xml:space="preserve">nal contents because </w:t>
      </w:r>
      <w:del w:id="337" w:author="Pat Schloss" w:date="2017-10-27T14:25:00Z">
        <w:r w:rsidRPr="00B4615A" w:rsidDel="009A75ED">
          <w:rPr>
            <w:rFonts w:ascii="Arial" w:hAnsi="Arial" w:cs="Arial"/>
            <w:color w:val="000000" w:themeColor="text1"/>
          </w:rPr>
          <w:delText xml:space="preserve">the samples </w:delText>
        </w:r>
      </w:del>
      <w:del w:id="338" w:author="Pat Schloss" w:date="2017-10-27T14:23:00Z">
        <w:r w:rsidRPr="00B4615A" w:rsidDel="00B93BF5">
          <w:rPr>
            <w:rFonts w:ascii="Arial" w:hAnsi="Arial" w:cs="Arial"/>
            <w:color w:val="000000" w:themeColor="text1"/>
          </w:rPr>
          <w:delText xml:space="preserve">are </w:delText>
        </w:r>
      </w:del>
      <w:del w:id="339" w:author="Pat Schloss" w:date="2017-10-27T14:25:00Z">
        <w:r w:rsidRPr="00B4615A" w:rsidDel="009A75ED">
          <w:rPr>
            <w:rFonts w:ascii="Arial" w:hAnsi="Arial" w:cs="Arial"/>
            <w:color w:val="000000" w:themeColor="text1"/>
          </w:rPr>
          <w:delText xml:space="preserve">arguably composed of the same bacteria </w:delText>
        </w:r>
      </w:del>
      <w:del w:id="340" w:author="Pat Schloss" w:date="2017-10-27T14:24:00Z">
        <w:r w:rsidRPr="00B4615A" w:rsidDel="00B93BF5">
          <w:rPr>
            <w:rFonts w:ascii="Arial" w:hAnsi="Arial" w:cs="Arial"/>
            <w:color w:val="000000" w:themeColor="text1"/>
          </w:rPr>
          <w:delText>but differ in water content</w:delText>
        </w:r>
      </w:del>
      <w:ins w:id="341" w:author="Pat Schloss" w:date="2017-10-27T14:25:00Z">
        <w:r w:rsidR="009A75ED">
          <w:rPr>
            <w:rFonts w:ascii="Arial" w:hAnsi="Arial" w:cs="Arial"/>
            <w:color w:val="000000" w:themeColor="text1"/>
          </w:rPr>
          <w:t xml:space="preserve">the mucosal microenvironments have a more varied selective pressure along the colon than the </w:t>
        </w:r>
      </w:ins>
      <w:ins w:id="342" w:author="Pat Schloss" w:date="2017-10-27T14:26:00Z">
        <w:r w:rsidR="009A75ED">
          <w:rPr>
            <w:rFonts w:ascii="Arial" w:hAnsi="Arial" w:cs="Arial"/>
            <w:color w:val="000000" w:themeColor="text1"/>
          </w:rPr>
          <w:t>luminal</w:t>
        </w:r>
      </w:ins>
      <w:ins w:id="343" w:author="Pat Schloss" w:date="2017-10-27T14:25:00Z">
        <w:r w:rsidR="009A75ED">
          <w:rPr>
            <w:rFonts w:ascii="Arial" w:hAnsi="Arial" w:cs="Arial"/>
            <w:color w:val="000000" w:themeColor="text1"/>
          </w:rPr>
          <w:t xml:space="preserve"> </w:t>
        </w:r>
      </w:ins>
      <w:proofErr w:type="spellStart"/>
      <w:ins w:id="344" w:author="Pat Schloss" w:date="2017-10-27T14:26:00Z">
        <w:r w:rsidR="009A75ED">
          <w:rPr>
            <w:rFonts w:ascii="Arial" w:hAnsi="Arial" w:cs="Arial"/>
            <w:color w:val="000000" w:themeColor="text1"/>
          </w:rPr>
          <w:t>microenvironements</w:t>
        </w:r>
      </w:ins>
      <w:proofErr w:type="spellEnd"/>
      <w:r w:rsidRPr="00B4615A">
        <w:rPr>
          <w:rFonts w:ascii="Arial" w:hAnsi="Arial" w:cs="Arial"/>
          <w:color w:val="000000" w:themeColor="text1"/>
        </w:rPr>
        <w:t>.</w:t>
      </w:r>
    </w:p>
    <w:p w14:paraId="10348EEA" w14:textId="63C03D58"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We detected </w:t>
      </w:r>
      <w:r w:rsidRPr="00A37901">
        <w:rPr>
          <w:rFonts w:ascii="Arial" w:hAnsi="Arial" w:cs="Arial"/>
          <w:i/>
          <w:color w:val="000000" w:themeColor="text1"/>
        </w:rPr>
        <w:t>F. nucleatum</w:t>
      </w:r>
      <w:r w:rsidRPr="00A37901">
        <w:rPr>
          <w:rFonts w:ascii="Arial" w:hAnsi="Arial" w:cs="Arial"/>
          <w:color w:val="000000" w:themeColor="text1"/>
        </w:rPr>
        <w:t xml:space="preserve"> and </w:t>
      </w:r>
      <w:r w:rsidRPr="00A37901">
        <w:rPr>
          <w:rFonts w:ascii="Arial" w:hAnsi="Arial" w:cs="Arial"/>
          <w:i/>
          <w:color w:val="000000" w:themeColor="text1"/>
        </w:rPr>
        <w:t xml:space="preserve">P. </w:t>
      </w:r>
      <w:proofErr w:type="spellStart"/>
      <w:r w:rsidRPr="00A37901">
        <w:rPr>
          <w:rFonts w:ascii="Arial" w:hAnsi="Arial" w:cs="Arial"/>
          <w:i/>
          <w:color w:val="000000" w:themeColor="text1"/>
        </w:rPr>
        <w:t>asacharolytica</w:t>
      </w:r>
      <w:proofErr w:type="spellEnd"/>
      <w:r w:rsidRPr="00A37901">
        <w:rPr>
          <w:rFonts w:ascii="Arial" w:hAnsi="Arial" w:cs="Arial"/>
          <w:color w:val="000000" w:themeColor="text1"/>
        </w:rPr>
        <w:t xml:space="preserve"> in 8 and 5 of our subjects, respectively. These bacteria have been shown to be predictive of colorectal cancer in humans</w:t>
      </w:r>
      <w:r w:rsidRPr="001E5494">
        <w:rPr>
          <w:rFonts w:ascii="Arial" w:hAnsi="Arial" w:cs="Arial"/>
          <w:color w:val="000000" w:themeColor="text1"/>
          <w:vertAlign w:val="superscript"/>
        </w:rPr>
        <w:t>7</w:t>
      </w:r>
      <w:r w:rsidRPr="00A37901">
        <w:rPr>
          <w:rFonts w:ascii="Arial" w:hAnsi="Arial" w:cs="Arial"/>
          <w:color w:val="000000" w:themeColor="text1"/>
        </w:rPr>
        <w:t xml:space="preserve"> and have oncogenic properties in cell culture and in mice</w:t>
      </w:r>
      <w:r w:rsidRPr="001E5494">
        <w:rPr>
          <w:rFonts w:ascii="Arial" w:hAnsi="Arial" w:cs="Arial"/>
          <w:color w:val="000000" w:themeColor="text1"/>
          <w:vertAlign w:val="superscript"/>
        </w:rPr>
        <w:t>19</w:t>
      </w:r>
      <w:r w:rsidRPr="00A37901">
        <w:rPr>
          <w:rFonts w:ascii="Arial" w:hAnsi="Arial" w:cs="Arial"/>
          <w:color w:val="000000" w:themeColor="text1"/>
        </w:rPr>
        <w:t xml:space="preserve">. Interestingly, while </w:t>
      </w:r>
      <w:r w:rsidRPr="00A37901">
        <w:rPr>
          <w:rFonts w:ascii="Arial" w:hAnsi="Arial" w:cs="Arial"/>
          <w:i/>
          <w:color w:val="000000" w:themeColor="text1"/>
        </w:rPr>
        <w:t>F. nucleatum</w:t>
      </w:r>
      <w:r w:rsidRPr="00A37901">
        <w:rPr>
          <w:rFonts w:ascii="Arial" w:hAnsi="Arial" w:cs="Arial"/>
          <w:color w:val="000000" w:themeColor="text1"/>
        </w:rPr>
        <w:t xml:space="preserve"> was found on both sides of the colon, </w:t>
      </w:r>
      <w:r w:rsidRPr="00A37901">
        <w:rPr>
          <w:rFonts w:ascii="Arial" w:hAnsi="Arial" w:cs="Arial"/>
          <w:i/>
          <w:color w:val="000000" w:themeColor="text1"/>
        </w:rPr>
        <w:t xml:space="preserve">P. </w:t>
      </w:r>
      <w:proofErr w:type="spellStart"/>
      <w:r w:rsidRPr="00A37901">
        <w:rPr>
          <w:rFonts w:ascii="Arial" w:hAnsi="Arial" w:cs="Arial"/>
          <w:i/>
          <w:color w:val="000000" w:themeColor="text1"/>
        </w:rPr>
        <w:t>asacharolytica</w:t>
      </w:r>
      <w:proofErr w:type="spellEnd"/>
      <w:r w:rsidRPr="00A37901">
        <w:rPr>
          <w:rFonts w:ascii="Arial" w:hAnsi="Arial" w:cs="Arial"/>
          <w:color w:val="000000" w:themeColor="text1"/>
        </w:rPr>
        <w:t xml:space="preserve"> was only detected in the distal mucosa. Not much is known about the distribution of </w:t>
      </w:r>
      <w:r w:rsidRPr="00A37901">
        <w:rPr>
          <w:rFonts w:ascii="Arial" w:hAnsi="Arial" w:cs="Arial"/>
          <w:i/>
          <w:color w:val="000000" w:themeColor="text1"/>
        </w:rPr>
        <w:t xml:space="preserve">P. </w:t>
      </w:r>
      <w:proofErr w:type="spellStart"/>
      <w:r w:rsidRPr="00A37901">
        <w:rPr>
          <w:rFonts w:ascii="Arial" w:hAnsi="Arial" w:cs="Arial"/>
          <w:i/>
          <w:color w:val="000000" w:themeColor="text1"/>
        </w:rPr>
        <w:t>asacharolytica</w:t>
      </w:r>
      <w:proofErr w:type="spellEnd"/>
      <w:r w:rsidRPr="00A37901">
        <w:rPr>
          <w:rFonts w:ascii="Arial" w:hAnsi="Arial" w:cs="Arial"/>
          <w:color w:val="000000" w:themeColor="text1"/>
        </w:rPr>
        <w:t xml:space="preserve"> </w:t>
      </w:r>
      <w:ins w:id="345" w:author="Pat Schloss" w:date="2017-10-27T14:27:00Z">
        <w:r w:rsidR="003275E7">
          <w:rPr>
            <w:rFonts w:ascii="Arial" w:hAnsi="Arial" w:cs="Arial"/>
            <w:color w:val="000000" w:themeColor="text1"/>
          </w:rPr>
          <w:t xml:space="preserve">along the colon, </w:t>
        </w:r>
      </w:ins>
      <w:r w:rsidRPr="00A37901">
        <w:rPr>
          <w:rFonts w:ascii="Arial" w:hAnsi="Arial" w:cs="Arial"/>
          <w:color w:val="000000" w:themeColor="text1"/>
        </w:rPr>
        <w:t xml:space="preserve">but given its </w:t>
      </w:r>
      <w:del w:id="346" w:author="Pat Schloss" w:date="2017-10-27T14:27:00Z">
        <w:r w:rsidRPr="00A37901" w:rsidDel="003275E7">
          <w:rPr>
            <w:rFonts w:ascii="Arial" w:hAnsi="Arial" w:cs="Arial"/>
            <w:color w:val="000000" w:themeColor="text1"/>
          </w:rPr>
          <w:delText xml:space="preserve">documented </w:delText>
        </w:r>
      </w:del>
      <w:r w:rsidRPr="00A37901">
        <w:rPr>
          <w:rFonts w:ascii="Arial" w:hAnsi="Arial" w:cs="Arial"/>
          <w:color w:val="000000" w:themeColor="text1"/>
        </w:rPr>
        <w:t xml:space="preserve">anaerobic </w:t>
      </w:r>
      <w:del w:id="347" w:author="Pat Schloss" w:date="2017-10-27T14:27:00Z">
        <w:r w:rsidRPr="00A37901" w:rsidDel="003275E7">
          <w:rPr>
            <w:rFonts w:ascii="Arial" w:hAnsi="Arial" w:cs="Arial"/>
            <w:color w:val="000000" w:themeColor="text1"/>
          </w:rPr>
          <w:delText xml:space="preserve">characteristics </w:delText>
        </w:r>
      </w:del>
      <w:ins w:id="348" w:author="Pat Schloss" w:date="2017-10-27T14:27:00Z">
        <w:r w:rsidR="003275E7">
          <w:rPr>
            <w:rFonts w:ascii="Arial" w:hAnsi="Arial" w:cs="Arial"/>
            <w:color w:val="000000" w:themeColor="text1"/>
          </w:rPr>
          <w:t>lifestyle</w:t>
        </w:r>
        <w:r w:rsidR="003275E7" w:rsidRPr="00A37901">
          <w:rPr>
            <w:rFonts w:ascii="Arial" w:hAnsi="Arial" w:cs="Arial"/>
            <w:color w:val="000000" w:themeColor="text1"/>
          </w:rPr>
          <w:t xml:space="preserve"> </w:t>
        </w:r>
      </w:ins>
      <w:r w:rsidRPr="00A37901">
        <w:rPr>
          <w:rFonts w:ascii="Arial" w:hAnsi="Arial" w:cs="Arial"/>
          <w:color w:val="000000" w:themeColor="text1"/>
        </w:rPr>
        <w:t xml:space="preserve">and </w:t>
      </w:r>
      <w:proofErr w:type="spellStart"/>
      <w:r w:rsidRPr="00A37901">
        <w:rPr>
          <w:rFonts w:ascii="Arial" w:hAnsi="Arial" w:cs="Arial"/>
          <w:color w:val="000000" w:themeColor="text1"/>
        </w:rPr>
        <w:t>asacharolytic</w:t>
      </w:r>
      <w:proofErr w:type="spellEnd"/>
      <w:r w:rsidRPr="00A37901">
        <w:rPr>
          <w:rFonts w:ascii="Arial" w:hAnsi="Arial" w:cs="Arial"/>
          <w:color w:val="000000" w:themeColor="text1"/>
        </w:rPr>
        <w:t xml:space="preserve"> metabolism, it </w:t>
      </w:r>
      <w:del w:id="349" w:author="Pat Schloss" w:date="2017-10-27T14:27:00Z">
        <w:r w:rsidRPr="00A37901" w:rsidDel="003275E7">
          <w:rPr>
            <w:rFonts w:ascii="Arial" w:hAnsi="Arial" w:cs="Arial"/>
            <w:color w:val="000000" w:themeColor="text1"/>
          </w:rPr>
          <w:delText xml:space="preserve">might not be </w:delText>
        </w:r>
      </w:del>
      <w:ins w:id="350" w:author="Pat Schloss" w:date="2017-10-27T14:27:00Z">
        <w:r w:rsidR="003275E7">
          <w:rPr>
            <w:rFonts w:ascii="Arial" w:hAnsi="Arial" w:cs="Arial"/>
            <w:color w:val="000000" w:themeColor="text1"/>
          </w:rPr>
          <w:t xml:space="preserve">is not </w:t>
        </w:r>
      </w:ins>
      <w:r w:rsidRPr="00A37901">
        <w:rPr>
          <w:rFonts w:ascii="Arial" w:hAnsi="Arial" w:cs="Arial"/>
          <w:color w:val="000000" w:themeColor="text1"/>
        </w:rPr>
        <w:t>surprising that it resides in the less-</w:t>
      </w:r>
      <w:proofErr w:type="spellStart"/>
      <w:r w:rsidRPr="00A37901">
        <w:rPr>
          <w:rFonts w:ascii="Arial" w:hAnsi="Arial" w:cs="Arial"/>
          <w:color w:val="000000" w:themeColor="text1"/>
        </w:rPr>
        <w:t>oygen</w:t>
      </w:r>
      <w:proofErr w:type="spellEnd"/>
      <w:r w:rsidRPr="00A37901">
        <w:rPr>
          <w:rFonts w:ascii="Arial" w:hAnsi="Arial" w:cs="Arial"/>
          <w:color w:val="000000" w:themeColor="text1"/>
        </w:rPr>
        <w:t xml:space="preserve">-rich and </w:t>
      </w:r>
      <w:del w:id="351" w:author="Pat Schloss" w:date="2017-10-27T14:28:00Z">
        <w:r w:rsidRPr="00A37901" w:rsidDel="003275E7">
          <w:rPr>
            <w:rFonts w:ascii="Arial" w:hAnsi="Arial" w:cs="Arial"/>
            <w:color w:val="000000" w:themeColor="text1"/>
          </w:rPr>
          <w:delText xml:space="preserve">proteinaceous </w:delText>
        </w:r>
      </w:del>
      <w:ins w:id="352" w:author="Pat Schloss" w:date="2017-10-27T14:28:00Z">
        <w:r w:rsidR="003275E7">
          <w:rPr>
            <w:rFonts w:ascii="Arial" w:hAnsi="Arial" w:cs="Arial"/>
            <w:color w:val="000000" w:themeColor="text1"/>
          </w:rPr>
          <w:t>protein-rich</w:t>
        </w:r>
        <w:r w:rsidR="003275E7" w:rsidRPr="00A37901">
          <w:rPr>
            <w:rFonts w:ascii="Arial" w:hAnsi="Arial" w:cs="Arial"/>
            <w:color w:val="000000" w:themeColor="text1"/>
          </w:rPr>
          <w:t xml:space="preserve"> </w:t>
        </w:r>
      </w:ins>
      <w:r w:rsidRPr="00A37901">
        <w:rPr>
          <w:rFonts w:ascii="Arial" w:hAnsi="Arial" w:cs="Arial"/>
          <w:color w:val="000000" w:themeColor="text1"/>
        </w:rPr>
        <w:t>distal mucosa</w:t>
      </w:r>
      <w:r w:rsidRPr="001E5494">
        <w:rPr>
          <w:rFonts w:ascii="Arial" w:hAnsi="Arial" w:cs="Arial"/>
          <w:color w:val="000000" w:themeColor="text1"/>
          <w:vertAlign w:val="superscript"/>
        </w:rPr>
        <w:t>4</w:t>
      </w:r>
      <w:r w:rsidRPr="00A37901">
        <w:rPr>
          <w:rFonts w:ascii="Arial" w:hAnsi="Arial" w:cs="Arial"/>
          <w:color w:val="000000" w:themeColor="text1"/>
        </w:rPr>
        <w:t xml:space="preserve">. In studies examining bacteria on colorectal cancer tumors, </w:t>
      </w:r>
      <w:r w:rsidRPr="00A37901">
        <w:rPr>
          <w:rFonts w:ascii="Arial" w:hAnsi="Arial" w:cs="Arial"/>
          <w:i/>
          <w:color w:val="000000" w:themeColor="text1"/>
        </w:rPr>
        <w:t>F. nucleatum</w:t>
      </w:r>
      <w:r w:rsidRPr="00A37901">
        <w:rPr>
          <w:rFonts w:ascii="Arial" w:hAnsi="Arial" w:cs="Arial"/>
          <w:color w:val="000000" w:themeColor="text1"/>
        </w:rPr>
        <w:t xml:space="preserve"> is more commonly detected on proximal-sided tumors, and distribution of </w:t>
      </w:r>
      <w:r w:rsidRPr="00A37901">
        <w:rPr>
          <w:rFonts w:ascii="Arial" w:hAnsi="Arial" w:cs="Arial"/>
          <w:i/>
          <w:color w:val="000000" w:themeColor="text1"/>
        </w:rPr>
        <w:t>F. nucleatum</w:t>
      </w:r>
      <w:r w:rsidRPr="00A37901">
        <w:rPr>
          <w:rFonts w:ascii="Arial" w:hAnsi="Arial" w:cs="Arial"/>
          <w:color w:val="000000" w:themeColor="text1"/>
        </w:rPr>
        <w:t xml:space="preserve"> decreases along the colon to rectum </w:t>
      </w:r>
      <w:commentRangeStart w:id="353"/>
      <w:r w:rsidRPr="00A37901">
        <w:rPr>
          <w:rFonts w:ascii="Arial" w:hAnsi="Arial" w:cs="Arial"/>
          <w:color w:val="000000" w:themeColor="text1"/>
        </w:rPr>
        <w:t>20</w:t>
      </w:r>
      <w:commentRangeEnd w:id="353"/>
      <w:r w:rsidR="00194074">
        <w:rPr>
          <w:rStyle w:val="CommentReference"/>
        </w:rPr>
        <w:commentReference w:id="353"/>
      </w:r>
      <w:r w:rsidRPr="00A37901">
        <w:rPr>
          <w:rFonts w:ascii="Arial" w:hAnsi="Arial" w:cs="Arial"/>
          <w:color w:val="000000" w:themeColor="text1"/>
        </w:rPr>
        <w:t xml:space="preserve">. Of the 8 (40%) individuals positive for </w:t>
      </w:r>
      <w:r w:rsidRPr="00A37901">
        <w:rPr>
          <w:rFonts w:ascii="Arial" w:hAnsi="Arial" w:cs="Arial"/>
          <w:i/>
          <w:color w:val="000000" w:themeColor="text1"/>
        </w:rPr>
        <w:t>F. nucleatum</w:t>
      </w:r>
      <w:r w:rsidRPr="00A37901">
        <w:rPr>
          <w:rFonts w:ascii="Arial" w:hAnsi="Arial" w:cs="Arial"/>
          <w:color w:val="000000" w:themeColor="text1"/>
        </w:rPr>
        <w:t xml:space="preserve"> in this study, the bacterium was spread across the proximal mucosa, distal lumen and distal mucosa. Data examining bacterial biofilms on the mucosa of CRC tumors suggests that </w:t>
      </w:r>
      <w:proofErr w:type="spellStart"/>
      <w:r w:rsidRPr="00A37901">
        <w:rPr>
          <w:rFonts w:ascii="Arial" w:hAnsi="Arial" w:cs="Arial"/>
          <w:i/>
          <w:color w:val="000000" w:themeColor="text1"/>
        </w:rPr>
        <w:t>Fusobacteria</w:t>
      </w:r>
      <w:proofErr w:type="spellEnd"/>
      <w:r w:rsidRPr="00A37901">
        <w:rPr>
          <w:rFonts w:ascii="Arial" w:hAnsi="Arial" w:cs="Arial"/>
          <w:color w:val="000000" w:themeColor="text1"/>
        </w:rPr>
        <w:t xml:space="preserve"> species are more commonly found on proximal tumors and in biofilms, indicating that it is not only the presence of the </w:t>
      </w:r>
      <w:del w:id="354" w:author="Pat Schloss" w:date="2017-10-27T14:28:00Z">
        <w:r w:rsidRPr="00A37901" w:rsidDel="00194074">
          <w:rPr>
            <w:rFonts w:ascii="Arial" w:hAnsi="Arial" w:cs="Arial"/>
            <w:color w:val="000000" w:themeColor="text1"/>
          </w:rPr>
          <w:delText xml:space="preserve">bacteria </w:delText>
        </w:r>
      </w:del>
      <w:ins w:id="355" w:author="Pat Schloss" w:date="2017-10-27T14:28:00Z">
        <w:r w:rsidR="00194074" w:rsidRPr="00A37901">
          <w:rPr>
            <w:rFonts w:ascii="Arial" w:hAnsi="Arial" w:cs="Arial"/>
            <w:color w:val="000000" w:themeColor="text1"/>
          </w:rPr>
          <w:t>bacteri</w:t>
        </w:r>
        <w:r w:rsidR="00194074">
          <w:rPr>
            <w:rFonts w:ascii="Arial" w:hAnsi="Arial" w:cs="Arial"/>
            <w:color w:val="000000" w:themeColor="text1"/>
          </w:rPr>
          <w:t>um</w:t>
        </w:r>
        <w:r w:rsidR="00194074" w:rsidRPr="00A37901">
          <w:rPr>
            <w:rFonts w:ascii="Arial" w:hAnsi="Arial" w:cs="Arial"/>
            <w:color w:val="000000" w:themeColor="text1"/>
          </w:rPr>
          <w:t xml:space="preserve"> </w:t>
        </w:r>
      </w:ins>
      <w:r w:rsidRPr="00A37901">
        <w:rPr>
          <w:rFonts w:ascii="Arial" w:hAnsi="Arial" w:cs="Arial"/>
          <w:color w:val="000000" w:themeColor="text1"/>
        </w:rPr>
        <w:t xml:space="preserve">but the </w:t>
      </w:r>
      <w:del w:id="356" w:author="Pat Schloss" w:date="2017-10-27T14:28:00Z">
        <w:r w:rsidRPr="00A37901" w:rsidDel="009C3E17">
          <w:rPr>
            <w:rFonts w:ascii="Arial" w:hAnsi="Arial" w:cs="Arial"/>
            <w:color w:val="000000" w:themeColor="text1"/>
          </w:rPr>
          <w:delText xml:space="preserve">organization </w:delText>
        </w:r>
      </w:del>
      <w:ins w:id="357" w:author="Pat Schloss" w:date="2017-10-27T14:28:00Z">
        <w:r w:rsidR="009C3E17">
          <w:rPr>
            <w:rFonts w:ascii="Arial" w:hAnsi="Arial" w:cs="Arial"/>
            <w:color w:val="000000" w:themeColor="text1"/>
          </w:rPr>
          <w:t>structure</w:t>
        </w:r>
        <w:r w:rsidR="009C3E17" w:rsidRPr="00A37901">
          <w:rPr>
            <w:rFonts w:ascii="Arial" w:hAnsi="Arial" w:cs="Arial"/>
            <w:color w:val="000000" w:themeColor="text1"/>
          </w:rPr>
          <w:t xml:space="preserve"> </w:t>
        </w:r>
      </w:ins>
      <w:r w:rsidRPr="00A37901">
        <w:rPr>
          <w:rFonts w:ascii="Arial" w:hAnsi="Arial" w:cs="Arial"/>
          <w:color w:val="000000" w:themeColor="text1"/>
        </w:rPr>
        <w:t xml:space="preserve">of the tumor community that contributes to </w:t>
      </w:r>
      <w:proofErr w:type="spellStart"/>
      <w:r w:rsidRPr="00A37901">
        <w:rPr>
          <w:rFonts w:ascii="Arial" w:hAnsi="Arial" w:cs="Arial"/>
          <w:i/>
          <w:color w:val="000000" w:themeColor="text1"/>
        </w:rPr>
        <w:t>Fusobacterium's</w:t>
      </w:r>
      <w:proofErr w:type="spellEnd"/>
      <w:r w:rsidRPr="00A37901">
        <w:rPr>
          <w:rFonts w:ascii="Arial" w:hAnsi="Arial" w:cs="Arial"/>
          <w:color w:val="000000" w:themeColor="text1"/>
        </w:rPr>
        <w:t xml:space="preserve"> role in </w:t>
      </w:r>
      <w:r w:rsidRPr="00A37901">
        <w:rPr>
          <w:rFonts w:ascii="Arial" w:hAnsi="Arial" w:cs="Arial"/>
          <w:color w:val="000000" w:themeColor="text1"/>
        </w:rPr>
        <w:lastRenderedPageBreak/>
        <w:t>tumorigenesis</w:t>
      </w:r>
      <w:r w:rsidRPr="001E5494">
        <w:rPr>
          <w:rFonts w:ascii="Arial" w:hAnsi="Arial" w:cs="Arial"/>
          <w:color w:val="000000" w:themeColor="text1"/>
          <w:vertAlign w:val="superscript"/>
        </w:rPr>
        <w:t xml:space="preserve"> 6</w:t>
      </w:r>
      <w:r w:rsidRPr="00A37901">
        <w:rPr>
          <w:rFonts w:ascii="Arial" w:hAnsi="Arial" w:cs="Arial"/>
          <w:color w:val="000000" w:themeColor="text1"/>
        </w:rPr>
        <w:t xml:space="preserve">. Finally, </w:t>
      </w:r>
      <w:r w:rsidRPr="00A37901">
        <w:rPr>
          <w:rFonts w:ascii="Arial" w:hAnsi="Arial" w:cs="Arial"/>
          <w:i/>
          <w:color w:val="000000" w:themeColor="text1"/>
        </w:rPr>
        <w:t>Fusobacterium</w:t>
      </w:r>
      <w:r w:rsidRPr="00A37901">
        <w:rPr>
          <w:rFonts w:ascii="Arial" w:hAnsi="Arial" w:cs="Arial"/>
          <w:color w:val="000000" w:themeColor="text1"/>
        </w:rPr>
        <w:t xml:space="preserve"> and </w:t>
      </w:r>
      <w:proofErr w:type="spellStart"/>
      <w:r w:rsidRPr="00A37901">
        <w:rPr>
          <w:rFonts w:ascii="Arial" w:hAnsi="Arial" w:cs="Arial"/>
          <w:i/>
          <w:color w:val="000000" w:themeColor="text1"/>
        </w:rPr>
        <w:t>Porphyromonas</w:t>
      </w:r>
      <w:proofErr w:type="spellEnd"/>
      <w:r w:rsidRPr="00A37901">
        <w:rPr>
          <w:rFonts w:ascii="Arial" w:hAnsi="Arial" w:cs="Arial"/>
          <w:color w:val="000000" w:themeColor="text1"/>
        </w:rPr>
        <w:t xml:space="preserve"> </w:t>
      </w:r>
      <w:del w:id="358" w:author="Pat Schloss" w:date="2017-10-27T14:29:00Z">
        <w:r w:rsidRPr="00A37901" w:rsidDel="009C3E17">
          <w:rPr>
            <w:rFonts w:ascii="Arial" w:hAnsi="Arial" w:cs="Arial"/>
            <w:color w:val="000000" w:themeColor="text1"/>
          </w:rPr>
          <w:delText xml:space="preserve">species </w:delText>
        </w:r>
      </w:del>
      <w:ins w:id="359" w:author="Pat Schloss" w:date="2017-10-27T14:29:00Z">
        <w:r w:rsidR="009C3E17">
          <w:rPr>
            <w:rFonts w:ascii="Arial" w:hAnsi="Arial" w:cs="Arial"/>
            <w:color w:val="000000" w:themeColor="text1"/>
          </w:rPr>
          <w:t>populations</w:t>
        </w:r>
        <w:r w:rsidR="009C3E17" w:rsidRPr="00A37901">
          <w:rPr>
            <w:rFonts w:ascii="Arial" w:hAnsi="Arial" w:cs="Arial"/>
            <w:color w:val="000000" w:themeColor="text1"/>
          </w:rPr>
          <w:t xml:space="preserve"> </w:t>
        </w:r>
      </w:ins>
      <w:del w:id="360" w:author="Pat Schloss" w:date="2017-10-27T14:29:00Z">
        <w:r w:rsidRPr="00A37901" w:rsidDel="007A23F2">
          <w:rPr>
            <w:rFonts w:ascii="Arial" w:hAnsi="Arial" w:cs="Arial"/>
            <w:color w:val="000000" w:themeColor="text1"/>
          </w:rPr>
          <w:delText xml:space="preserve">have been known to </w:delText>
        </w:r>
      </w:del>
      <w:r w:rsidRPr="00A37901">
        <w:rPr>
          <w:rFonts w:ascii="Arial" w:hAnsi="Arial" w:cs="Arial"/>
          <w:color w:val="000000" w:themeColor="text1"/>
        </w:rPr>
        <w:t>not only co-occur on CRC tumors</w:t>
      </w:r>
      <w:ins w:id="361" w:author="Pat Schloss" w:date="2017-10-27T14:29:00Z">
        <w:r w:rsidR="007A23F2">
          <w:rPr>
            <w:rFonts w:ascii="Arial" w:hAnsi="Arial" w:cs="Arial"/>
            <w:color w:val="000000" w:themeColor="text1"/>
          </w:rPr>
          <w:t>,</w:t>
        </w:r>
      </w:ins>
      <w:r w:rsidRPr="00A37901">
        <w:rPr>
          <w:rFonts w:ascii="Arial" w:hAnsi="Arial" w:cs="Arial"/>
          <w:color w:val="000000" w:themeColor="text1"/>
        </w:rPr>
        <w:t xml:space="preserve"> but also </w:t>
      </w:r>
      <w:del w:id="362" w:author="Pat Schloss" w:date="2017-10-27T14:29:00Z">
        <w:r w:rsidRPr="00A37901" w:rsidDel="007A23F2">
          <w:rPr>
            <w:rFonts w:ascii="Arial" w:hAnsi="Arial" w:cs="Arial"/>
            <w:color w:val="000000" w:themeColor="text1"/>
          </w:rPr>
          <w:delText xml:space="preserve">to synergistically </w:delText>
        </w:r>
      </w:del>
      <w:ins w:id="363" w:author="Pat Schloss" w:date="2017-10-27T14:29:00Z">
        <w:r w:rsidR="007A23F2">
          <w:rPr>
            <w:rFonts w:ascii="Arial" w:hAnsi="Arial" w:cs="Arial"/>
            <w:color w:val="000000" w:themeColor="text1"/>
          </w:rPr>
          <w:t xml:space="preserve">synergize to </w:t>
        </w:r>
      </w:ins>
      <w:r w:rsidRPr="00A37901">
        <w:rPr>
          <w:rFonts w:ascii="Arial" w:hAnsi="Arial" w:cs="Arial"/>
          <w:color w:val="000000" w:themeColor="text1"/>
        </w:rPr>
        <w:t>promote tumorigenesis in an oral cancer model</w:t>
      </w:r>
      <w:r w:rsidRPr="001E5494">
        <w:rPr>
          <w:rFonts w:ascii="Arial" w:hAnsi="Arial" w:cs="Arial"/>
          <w:color w:val="000000" w:themeColor="text1"/>
          <w:vertAlign w:val="superscript"/>
        </w:rPr>
        <w:t>21</w:t>
      </w:r>
      <w:r w:rsidR="001E5494">
        <w:rPr>
          <w:rFonts w:ascii="Arial" w:hAnsi="Arial" w:cs="Arial"/>
          <w:color w:val="000000" w:themeColor="text1"/>
          <w:vertAlign w:val="superscript"/>
        </w:rPr>
        <w:t>,</w:t>
      </w:r>
      <w:r w:rsidRPr="001E5494">
        <w:rPr>
          <w:rFonts w:ascii="Arial" w:hAnsi="Arial" w:cs="Arial"/>
          <w:color w:val="000000" w:themeColor="text1"/>
          <w:vertAlign w:val="superscript"/>
        </w:rPr>
        <w:t xml:space="preserve"> 22</w:t>
      </w:r>
      <w:r w:rsidRPr="00A37901">
        <w:rPr>
          <w:rFonts w:ascii="Arial" w:hAnsi="Arial" w:cs="Arial"/>
          <w:color w:val="000000" w:themeColor="text1"/>
        </w:rPr>
        <w:t xml:space="preserve">. </w:t>
      </w:r>
      <w:del w:id="364" w:author="Pat Schloss" w:date="2017-10-27T14:29:00Z">
        <w:r w:rsidRPr="00A37901" w:rsidDel="007A23F2">
          <w:rPr>
            <w:rFonts w:ascii="Arial" w:hAnsi="Arial" w:cs="Arial"/>
            <w:color w:val="000000" w:themeColor="text1"/>
          </w:rPr>
          <w:delText>Thus, f</w:delText>
        </w:r>
      </w:del>
      <w:ins w:id="365" w:author="Pat Schloss" w:date="2017-10-27T14:29:00Z">
        <w:r w:rsidR="007A23F2">
          <w:rPr>
            <w:rFonts w:ascii="Arial" w:hAnsi="Arial" w:cs="Arial"/>
            <w:color w:val="000000" w:themeColor="text1"/>
          </w:rPr>
          <w:t>F</w:t>
        </w:r>
      </w:ins>
      <w:r w:rsidRPr="00A37901">
        <w:rPr>
          <w:rFonts w:ascii="Arial" w:hAnsi="Arial" w:cs="Arial"/>
          <w:color w:val="000000" w:themeColor="text1"/>
        </w:rPr>
        <w:t>urther analysis of the distribution and activities of these pathogens</w:t>
      </w:r>
      <w:ins w:id="366" w:author="Pat Schloss" w:date="2017-10-27T14:29:00Z">
        <w:r w:rsidR="007A23F2">
          <w:rPr>
            <w:rFonts w:ascii="Arial" w:hAnsi="Arial" w:cs="Arial"/>
            <w:color w:val="000000" w:themeColor="text1"/>
          </w:rPr>
          <w:t xml:space="preserve"> along the </w:t>
        </w:r>
      </w:ins>
      <w:ins w:id="367" w:author="Pat Schloss" w:date="2017-10-27T14:30:00Z">
        <w:r w:rsidR="00B627CD">
          <w:rPr>
            <w:rFonts w:ascii="Arial" w:hAnsi="Arial" w:cs="Arial"/>
            <w:color w:val="000000" w:themeColor="text1"/>
          </w:rPr>
          <w:t>colon</w:t>
        </w:r>
      </w:ins>
      <w:r w:rsidRPr="00A37901">
        <w:rPr>
          <w:rFonts w:ascii="Arial" w:hAnsi="Arial" w:cs="Arial"/>
          <w:color w:val="000000" w:themeColor="text1"/>
        </w:rPr>
        <w:t xml:space="preserve"> </w:t>
      </w:r>
      <w:ins w:id="368" w:author="Pat Schloss" w:date="2017-10-27T14:29:00Z">
        <w:r w:rsidR="00A02438">
          <w:rPr>
            <w:rFonts w:ascii="Arial" w:hAnsi="Arial" w:cs="Arial"/>
            <w:color w:val="000000" w:themeColor="text1"/>
          </w:rPr>
          <w:t xml:space="preserve">is needed to </w:t>
        </w:r>
      </w:ins>
      <w:del w:id="369" w:author="Pat Schloss" w:date="2017-10-27T14:29:00Z">
        <w:r w:rsidRPr="00A37901" w:rsidDel="00A02438">
          <w:rPr>
            <w:rFonts w:ascii="Arial" w:hAnsi="Arial" w:cs="Arial"/>
            <w:color w:val="000000" w:themeColor="text1"/>
          </w:rPr>
          <w:delText xml:space="preserve">may </w:delText>
        </w:r>
      </w:del>
      <w:r w:rsidRPr="00A37901">
        <w:rPr>
          <w:rFonts w:ascii="Arial" w:hAnsi="Arial" w:cs="Arial"/>
          <w:color w:val="000000" w:themeColor="text1"/>
        </w:rPr>
        <w:t xml:space="preserve">elucidate a mechanism for development of </w:t>
      </w:r>
      <w:ins w:id="370" w:author="Pat Schloss" w:date="2017-10-27T14:30:00Z">
        <w:r w:rsidR="00A02438">
          <w:rPr>
            <w:rFonts w:ascii="Arial" w:hAnsi="Arial" w:cs="Arial"/>
            <w:color w:val="000000" w:themeColor="text1"/>
          </w:rPr>
          <w:t xml:space="preserve">CRC or </w:t>
        </w:r>
      </w:ins>
      <w:r w:rsidRPr="00A37901">
        <w:rPr>
          <w:rFonts w:ascii="Arial" w:hAnsi="Arial" w:cs="Arial"/>
          <w:color w:val="000000" w:themeColor="text1"/>
        </w:rPr>
        <w:t xml:space="preserve">IBD </w:t>
      </w:r>
      <w:del w:id="371" w:author="Pat Schloss" w:date="2017-10-27T14:30:00Z">
        <w:r w:rsidRPr="00A37901" w:rsidDel="00A02438">
          <w:rPr>
            <w:rFonts w:ascii="Arial" w:hAnsi="Arial" w:cs="Arial"/>
            <w:color w:val="000000" w:themeColor="text1"/>
          </w:rPr>
          <w:delText xml:space="preserve">or CRC </w:delText>
        </w:r>
      </w:del>
      <w:r w:rsidRPr="00A37901">
        <w:rPr>
          <w:rFonts w:ascii="Arial" w:hAnsi="Arial" w:cs="Arial"/>
          <w:color w:val="000000" w:themeColor="text1"/>
        </w:rPr>
        <w:t xml:space="preserve">subtypes in the proximal </w:t>
      </w:r>
      <w:del w:id="372" w:author="Pat Schloss" w:date="2017-10-27T14:30:00Z">
        <w:r w:rsidRPr="00A37901" w:rsidDel="00B627CD">
          <w:rPr>
            <w:rFonts w:ascii="Arial" w:hAnsi="Arial" w:cs="Arial"/>
            <w:color w:val="000000" w:themeColor="text1"/>
          </w:rPr>
          <w:delText xml:space="preserve">or </w:delText>
        </w:r>
      </w:del>
      <w:ins w:id="373" w:author="Pat Schloss" w:date="2017-10-27T14:30:00Z">
        <w:r w:rsidR="00B627CD">
          <w:rPr>
            <w:rFonts w:ascii="Arial" w:hAnsi="Arial" w:cs="Arial"/>
            <w:color w:val="000000" w:themeColor="text1"/>
          </w:rPr>
          <w:t>and</w:t>
        </w:r>
        <w:r w:rsidR="00B627CD" w:rsidRPr="00A37901">
          <w:rPr>
            <w:rFonts w:ascii="Arial" w:hAnsi="Arial" w:cs="Arial"/>
            <w:color w:val="000000" w:themeColor="text1"/>
          </w:rPr>
          <w:t xml:space="preserve"> </w:t>
        </w:r>
      </w:ins>
      <w:r w:rsidRPr="00A37901">
        <w:rPr>
          <w:rFonts w:ascii="Arial" w:hAnsi="Arial" w:cs="Arial"/>
          <w:color w:val="000000" w:themeColor="text1"/>
        </w:rPr>
        <w:t>distal colon.</w:t>
      </w:r>
    </w:p>
    <w:p w14:paraId="4B5B6C17" w14:textId="34DE8AB8"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The </w:t>
      </w:r>
      <w:r w:rsidRPr="00A37901">
        <w:rPr>
          <w:rFonts w:ascii="Arial" w:hAnsi="Arial" w:cs="Arial"/>
          <w:i/>
          <w:color w:val="000000" w:themeColor="text1"/>
        </w:rPr>
        <w:t>Fusobacterium</w:t>
      </w:r>
      <w:r w:rsidRPr="00A37901">
        <w:rPr>
          <w:rFonts w:ascii="Arial" w:hAnsi="Arial" w:cs="Arial"/>
          <w:color w:val="000000" w:themeColor="text1"/>
        </w:rPr>
        <w:t xml:space="preserve"> species </w:t>
      </w:r>
      <w:r w:rsidRPr="00A37901">
        <w:rPr>
          <w:rFonts w:ascii="Arial" w:hAnsi="Arial" w:cs="Arial"/>
          <w:i/>
          <w:color w:val="000000" w:themeColor="text1"/>
        </w:rPr>
        <w:t>nucleatum</w:t>
      </w:r>
      <w:r w:rsidRPr="00A37901">
        <w:rPr>
          <w:rFonts w:ascii="Arial" w:hAnsi="Arial" w:cs="Arial"/>
          <w:color w:val="000000" w:themeColor="text1"/>
        </w:rPr>
        <w:t xml:space="preserve"> and </w:t>
      </w:r>
      <w:proofErr w:type="spellStart"/>
      <w:r w:rsidRPr="00A37901">
        <w:rPr>
          <w:rFonts w:ascii="Arial" w:hAnsi="Arial" w:cs="Arial"/>
          <w:i/>
          <w:color w:val="000000" w:themeColor="text1"/>
        </w:rPr>
        <w:t>varium</w:t>
      </w:r>
      <w:proofErr w:type="spellEnd"/>
      <w:r w:rsidRPr="00A37901">
        <w:rPr>
          <w:rFonts w:ascii="Arial" w:hAnsi="Arial" w:cs="Arial"/>
          <w:color w:val="000000" w:themeColor="text1"/>
        </w:rPr>
        <w:t xml:space="preserve"> have been commonly isolated from mucosal biopsies of patients with IBD</w:t>
      </w:r>
      <w:r w:rsidRPr="00C22082">
        <w:rPr>
          <w:rFonts w:ascii="Arial" w:hAnsi="Arial" w:cs="Arial"/>
          <w:color w:val="000000" w:themeColor="text1"/>
          <w:vertAlign w:val="superscript"/>
        </w:rPr>
        <w:t>16</w:t>
      </w:r>
      <w:r w:rsidRPr="00A37901">
        <w:rPr>
          <w:rFonts w:ascii="Arial" w:hAnsi="Arial" w:cs="Arial"/>
          <w:color w:val="000000" w:themeColor="text1"/>
        </w:rPr>
        <w:t xml:space="preserve">. Laboratory experiments with these isolates have shown that disease-isolated </w:t>
      </w:r>
      <w:r w:rsidRPr="00A37901">
        <w:rPr>
          <w:rFonts w:ascii="Arial" w:hAnsi="Arial" w:cs="Arial"/>
          <w:i/>
          <w:color w:val="000000" w:themeColor="text1"/>
        </w:rPr>
        <w:t>F. nucleatum</w:t>
      </w:r>
      <w:r w:rsidRPr="00A37901">
        <w:rPr>
          <w:rFonts w:ascii="Arial" w:hAnsi="Arial" w:cs="Arial"/>
          <w:color w:val="000000" w:themeColor="text1"/>
        </w:rPr>
        <w:t xml:space="preserve"> are more invasive and stimulate more TNF-</w:t>
      </w:r>
      <m:oMath>
        <m:r>
          <w:rPr>
            <w:rFonts w:ascii="Cambria Math" w:hAnsi="Cambria Math" w:cs="Arial"/>
            <w:color w:val="000000" w:themeColor="text1"/>
          </w:rPr>
          <m:t>α</m:t>
        </m:r>
      </m:oMath>
      <w:r w:rsidRPr="00A37901">
        <w:rPr>
          <w:rFonts w:ascii="Arial" w:hAnsi="Arial" w:cs="Arial"/>
          <w:color w:val="000000" w:themeColor="text1"/>
        </w:rPr>
        <w:t xml:space="preserve"> production than strains from healthy individuals</w:t>
      </w:r>
      <w:r w:rsidRPr="00C22082">
        <w:rPr>
          <w:rFonts w:ascii="Arial" w:hAnsi="Arial" w:cs="Arial"/>
          <w:color w:val="000000" w:themeColor="text1"/>
          <w:vertAlign w:val="superscript"/>
        </w:rPr>
        <w:t>8</w:t>
      </w:r>
      <w:r w:rsidRPr="00A37901">
        <w:rPr>
          <w:rFonts w:ascii="Arial" w:hAnsi="Arial" w:cs="Arial"/>
          <w:color w:val="000000" w:themeColor="text1"/>
        </w:rPr>
        <w:t>, suggesting the bacteria may increase inflammation in the gut as well</w:t>
      </w:r>
      <w:r w:rsidRPr="00C22082">
        <w:rPr>
          <w:rFonts w:ascii="Arial" w:hAnsi="Arial" w:cs="Arial"/>
          <w:color w:val="000000" w:themeColor="text1"/>
          <w:vertAlign w:val="superscript"/>
        </w:rPr>
        <w:t>23</w:t>
      </w:r>
      <w:r w:rsidRPr="00A37901">
        <w:rPr>
          <w:rFonts w:ascii="Arial" w:hAnsi="Arial" w:cs="Arial"/>
          <w:color w:val="000000" w:themeColor="text1"/>
        </w:rPr>
        <w:t xml:space="preserve">. </w:t>
      </w:r>
      <w:r w:rsidRPr="00A37901">
        <w:rPr>
          <w:rFonts w:ascii="Arial" w:hAnsi="Arial" w:cs="Arial"/>
          <w:i/>
          <w:color w:val="000000" w:themeColor="text1"/>
        </w:rPr>
        <w:t xml:space="preserve">F. </w:t>
      </w:r>
      <w:proofErr w:type="spellStart"/>
      <w:proofErr w:type="gramStart"/>
      <w:r w:rsidRPr="00A37901">
        <w:rPr>
          <w:rFonts w:ascii="Arial" w:hAnsi="Arial" w:cs="Arial"/>
          <w:i/>
          <w:color w:val="000000" w:themeColor="text1"/>
        </w:rPr>
        <w:t>varium</w:t>
      </w:r>
      <w:proofErr w:type="spellEnd"/>
      <w:proofErr w:type="gramEnd"/>
      <w:r w:rsidRPr="00A37901">
        <w:rPr>
          <w:rFonts w:ascii="Arial" w:hAnsi="Arial" w:cs="Arial"/>
          <w:color w:val="000000" w:themeColor="text1"/>
        </w:rPr>
        <w:t xml:space="preserve"> isolated from UC patients caused colonic ulcers in an experimental mouse model</w:t>
      </w:r>
      <w:r w:rsidRPr="00C22082">
        <w:rPr>
          <w:rFonts w:ascii="Arial" w:hAnsi="Arial" w:cs="Arial"/>
          <w:color w:val="000000" w:themeColor="text1"/>
          <w:vertAlign w:val="superscript"/>
        </w:rPr>
        <w:t>24</w:t>
      </w:r>
      <w:r w:rsidRPr="00A37901">
        <w:rPr>
          <w:rFonts w:ascii="Arial" w:hAnsi="Arial" w:cs="Arial"/>
          <w:color w:val="000000" w:themeColor="text1"/>
        </w:rPr>
        <w:t xml:space="preserve">. </w:t>
      </w:r>
      <w:r w:rsidRPr="00A37901">
        <w:rPr>
          <w:rFonts w:ascii="Arial" w:hAnsi="Arial" w:cs="Arial"/>
          <w:i/>
          <w:color w:val="000000" w:themeColor="text1"/>
        </w:rPr>
        <w:t xml:space="preserve">F. </w:t>
      </w:r>
      <w:proofErr w:type="spellStart"/>
      <w:proofErr w:type="gramStart"/>
      <w:r w:rsidRPr="00A37901">
        <w:rPr>
          <w:rFonts w:ascii="Arial" w:hAnsi="Arial" w:cs="Arial"/>
          <w:i/>
          <w:color w:val="000000" w:themeColor="text1"/>
        </w:rPr>
        <w:t>varium</w:t>
      </w:r>
      <w:proofErr w:type="spellEnd"/>
      <w:proofErr w:type="gramEnd"/>
      <w:r w:rsidRPr="00A37901">
        <w:rPr>
          <w:rFonts w:ascii="Arial" w:hAnsi="Arial" w:cs="Arial"/>
          <w:color w:val="000000" w:themeColor="text1"/>
        </w:rPr>
        <w:t xml:space="preserve"> was only detected in three </w:t>
      </w:r>
      <w:del w:id="374" w:author="Pat Schloss" w:date="2017-10-27T14:51:00Z">
        <w:r w:rsidRPr="00A37901" w:rsidDel="00CB4CA1">
          <w:rPr>
            <w:rFonts w:ascii="Arial" w:hAnsi="Arial" w:cs="Arial"/>
            <w:color w:val="000000" w:themeColor="text1"/>
          </w:rPr>
          <w:delText xml:space="preserve">of our study participants </w:delText>
        </w:r>
      </w:del>
      <w:ins w:id="375" w:author="Pat Schloss" w:date="2017-10-27T14:51:00Z">
        <w:r w:rsidR="00CB4CA1">
          <w:rPr>
            <w:rFonts w:ascii="Arial" w:hAnsi="Arial" w:cs="Arial"/>
            <w:color w:val="000000" w:themeColor="text1"/>
          </w:rPr>
          <w:t xml:space="preserve">subjects </w:t>
        </w:r>
      </w:ins>
      <w:r w:rsidRPr="00A37901">
        <w:rPr>
          <w:rFonts w:ascii="Arial" w:hAnsi="Arial" w:cs="Arial"/>
          <w:color w:val="000000" w:themeColor="text1"/>
        </w:rPr>
        <w:t>and two of those samples were isolated fo</w:t>
      </w:r>
      <w:r w:rsidR="00B4615A">
        <w:rPr>
          <w:rFonts w:ascii="Arial" w:hAnsi="Arial" w:cs="Arial"/>
          <w:color w:val="000000" w:themeColor="text1"/>
        </w:rPr>
        <w:t>rm the proximal mucosa (Figure S2</w:t>
      </w:r>
      <w:r w:rsidRPr="00A37901">
        <w:rPr>
          <w:rFonts w:ascii="Arial" w:hAnsi="Arial" w:cs="Arial"/>
          <w:color w:val="000000" w:themeColor="text1"/>
        </w:rPr>
        <w:t xml:space="preserve">B). </w:t>
      </w:r>
      <w:r w:rsidRPr="00A37901">
        <w:rPr>
          <w:rFonts w:ascii="Arial" w:hAnsi="Arial" w:cs="Arial"/>
          <w:i/>
          <w:color w:val="000000" w:themeColor="text1"/>
        </w:rPr>
        <w:t xml:space="preserve">F. </w:t>
      </w:r>
      <w:proofErr w:type="spellStart"/>
      <w:proofErr w:type="gramStart"/>
      <w:r w:rsidRPr="00A37901">
        <w:rPr>
          <w:rFonts w:ascii="Arial" w:hAnsi="Arial" w:cs="Arial"/>
          <w:i/>
          <w:color w:val="000000" w:themeColor="text1"/>
        </w:rPr>
        <w:t>varium</w:t>
      </w:r>
      <w:proofErr w:type="spellEnd"/>
      <w:proofErr w:type="gramEnd"/>
      <w:r w:rsidRPr="00A37901">
        <w:rPr>
          <w:rFonts w:ascii="Arial" w:hAnsi="Arial" w:cs="Arial"/>
          <w:color w:val="000000" w:themeColor="text1"/>
        </w:rPr>
        <w:t xml:space="preserve"> is most commonly isolated from UC patient biopsies from the ileum or cecum</w:t>
      </w:r>
      <w:r w:rsidRPr="00C22082">
        <w:rPr>
          <w:rFonts w:ascii="Arial" w:hAnsi="Arial" w:cs="Arial"/>
          <w:color w:val="000000" w:themeColor="text1"/>
          <w:vertAlign w:val="superscript"/>
        </w:rPr>
        <w:t>25</w:t>
      </w:r>
      <w:r w:rsidRPr="00A37901">
        <w:rPr>
          <w:rFonts w:ascii="Arial" w:hAnsi="Arial" w:cs="Arial"/>
          <w:color w:val="000000" w:themeColor="text1"/>
        </w:rPr>
        <w:t>, suggesting this species may exhibit preference for the different environmental conditions of these gastrointestinal sites. Further work will assess how gut environment may s</w:t>
      </w:r>
      <w:r w:rsidR="005E31B0">
        <w:rPr>
          <w:rFonts w:ascii="Arial" w:hAnsi="Arial" w:cs="Arial"/>
          <w:color w:val="000000" w:themeColor="text1"/>
        </w:rPr>
        <w:t>elect for species that may</w:t>
      </w:r>
      <w:r w:rsidRPr="00A37901">
        <w:rPr>
          <w:rFonts w:ascii="Arial" w:hAnsi="Arial" w:cs="Arial"/>
          <w:color w:val="000000" w:themeColor="text1"/>
        </w:rPr>
        <w:t xml:space="preserve"> cause localized disease.</w:t>
      </w:r>
    </w:p>
    <w:p w14:paraId="0D4E9A55" w14:textId="060F3DC7"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Specific comparisons of our findings to previously published </w:t>
      </w:r>
      <w:del w:id="376" w:author="Pat Schloss" w:date="2017-10-27T14:51:00Z">
        <w:r w:rsidRPr="00A37901" w:rsidDel="00397253">
          <w:rPr>
            <w:rFonts w:ascii="Arial" w:hAnsi="Arial" w:cs="Arial"/>
            <w:color w:val="000000" w:themeColor="text1"/>
          </w:rPr>
          <w:delText xml:space="preserve">gut biogeography </w:delText>
        </w:r>
      </w:del>
      <w:r w:rsidRPr="00A37901">
        <w:rPr>
          <w:rFonts w:ascii="Arial" w:hAnsi="Arial" w:cs="Arial"/>
          <w:color w:val="000000" w:themeColor="text1"/>
        </w:rPr>
        <w:t xml:space="preserve">studies </w:t>
      </w:r>
      <w:ins w:id="377" w:author="Pat Schloss" w:date="2017-10-27T14:51:00Z">
        <w:r w:rsidR="00397253">
          <w:rPr>
            <w:rFonts w:ascii="Arial" w:hAnsi="Arial" w:cs="Arial"/>
            <w:color w:val="000000" w:themeColor="text1"/>
          </w:rPr>
          <w:t xml:space="preserve">of spatial variation </w:t>
        </w:r>
      </w:ins>
      <w:r w:rsidRPr="00A37901">
        <w:rPr>
          <w:rFonts w:ascii="Arial" w:hAnsi="Arial" w:cs="Arial"/>
          <w:color w:val="000000" w:themeColor="text1"/>
        </w:rPr>
        <w:t>are confounded by the use of bowel preparation methods</w:t>
      </w:r>
      <w:del w:id="378" w:author="Pat Schloss" w:date="2017-10-27T14:30:00Z">
        <w:r w:rsidRPr="00A37901" w:rsidDel="00AE2691">
          <w:rPr>
            <w:rFonts w:ascii="Arial" w:hAnsi="Arial" w:cs="Arial"/>
            <w:color w:val="000000" w:themeColor="text1"/>
          </w:rPr>
          <w:delText xml:space="preserve"> in most other studies</w:delText>
        </w:r>
      </w:del>
      <w:r w:rsidRPr="00A37901">
        <w:rPr>
          <w:rFonts w:ascii="Arial" w:hAnsi="Arial" w:cs="Arial"/>
          <w:color w:val="000000" w:themeColor="text1"/>
        </w:rPr>
        <w:t xml:space="preserve">. A rare report of a matched-colonoscopy study sampled </w:t>
      </w:r>
      <w:commentRangeStart w:id="379"/>
      <w:r w:rsidRPr="00A37901">
        <w:rPr>
          <w:rFonts w:ascii="Arial" w:hAnsi="Arial" w:cs="Arial"/>
          <w:color w:val="000000" w:themeColor="text1"/>
        </w:rPr>
        <w:t xml:space="preserve">18 </w:t>
      </w:r>
      <w:commentRangeEnd w:id="379"/>
      <w:r w:rsidR="00AE2691">
        <w:rPr>
          <w:rStyle w:val="CommentReference"/>
        </w:rPr>
        <w:commentReference w:id="379"/>
      </w:r>
      <w:r w:rsidRPr="00A37901">
        <w:rPr>
          <w:rFonts w:ascii="Arial" w:hAnsi="Arial" w:cs="Arial"/>
          <w:color w:val="000000" w:themeColor="text1"/>
        </w:rPr>
        <w:t xml:space="preserve">patient's colonic mucosa and </w:t>
      </w:r>
      <w:del w:id="380" w:author="Pat Schloss" w:date="2017-10-27T14:26:00Z">
        <w:r w:rsidRPr="00A37901" w:rsidDel="003275E7">
          <w:rPr>
            <w:rFonts w:ascii="Arial" w:hAnsi="Arial" w:cs="Arial"/>
            <w:color w:val="000000" w:themeColor="text1"/>
          </w:rPr>
          <w:delText>lumenal</w:delText>
        </w:r>
      </w:del>
      <w:ins w:id="381"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contents pri</w:t>
      </w:r>
      <w:r w:rsidR="005E31B0">
        <w:rPr>
          <w:rFonts w:ascii="Arial" w:hAnsi="Arial" w:cs="Arial"/>
          <w:color w:val="000000" w:themeColor="text1"/>
        </w:rPr>
        <w:t>or to and after bowel cleansing</w:t>
      </w:r>
      <w:r w:rsidRPr="005E31B0">
        <w:rPr>
          <w:rFonts w:ascii="Arial" w:hAnsi="Arial" w:cs="Arial"/>
          <w:color w:val="000000" w:themeColor="text1"/>
          <w:vertAlign w:val="superscript"/>
        </w:rPr>
        <w:t>26</w:t>
      </w:r>
      <w:r w:rsidRPr="00A37901">
        <w:rPr>
          <w:rFonts w:ascii="Arial" w:hAnsi="Arial" w:cs="Arial"/>
          <w:color w:val="000000" w:themeColor="text1"/>
        </w:rPr>
        <w:t xml:space="preserve">. This study found that mucosal and </w:t>
      </w:r>
      <w:del w:id="382" w:author="Pat Schloss" w:date="2017-10-27T14:26:00Z">
        <w:r w:rsidRPr="00A37901" w:rsidDel="003275E7">
          <w:rPr>
            <w:rFonts w:ascii="Arial" w:hAnsi="Arial" w:cs="Arial"/>
            <w:color w:val="000000" w:themeColor="text1"/>
          </w:rPr>
          <w:delText>lumenal</w:delText>
        </w:r>
      </w:del>
      <w:ins w:id="383"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samples were distinguishable prior to bowel cleansing, but that bowel preparation resulted in an increase in shared OTUs between each site</w:t>
      </w:r>
      <w:r w:rsidRPr="005E31B0">
        <w:rPr>
          <w:rFonts w:ascii="Arial" w:hAnsi="Arial" w:cs="Arial"/>
          <w:color w:val="000000" w:themeColor="text1"/>
          <w:vertAlign w:val="superscript"/>
        </w:rPr>
        <w:t>26</w:t>
      </w:r>
      <w:r w:rsidRPr="00A37901">
        <w:rPr>
          <w:rFonts w:ascii="Arial" w:hAnsi="Arial" w:cs="Arial"/>
          <w:color w:val="000000" w:themeColor="text1"/>
        </w:rPr>
        <w:t xml:space="preserve">. After seven days, bowel cleansing not only made the samples </w:t>
      </w:r>
      <w:del w:id="384" w:author="Pat Schloss" w:date="2017-10-27T14:31:00Z">
        <w:r w:rsidRPr="00A37901" w:rsidDel="00AE2691">
          <w:rPr>
            <w:rFonts w:ascii="Arial" w:hAnsi="Arial" w:cs="Arial"/>
            <w:color w:val="000000" w:themeColor="text1"/>
          </w:rPr>
          <w:delText xml:space="preserve">harder </w:delText>
        </w:r>
      </w:del>
      <w:ins w:id="385" w:author="Pat Schloss" w:date="2017-10-27T14:31:00Z">
        <w:r w:rsidR="00AE2691">
          <w:rPr>
            <w:rFonts w:ascii="Arial" w:hAnsi="Arial" w:cs="Arial"/>
            <w:color w:val="000000" w:themeColor="text1"/>
          </w:rPr>
          <w:t>more difficult</w:t>
        </w:r>
        <w:r w:rsidR="00AE2691" w:rsidRPr="00A37901">
          <w:rPr>
            <w:rFonts w:ascii="Arial" w:hAnsi="Arial" w:cs="Arial"/>
            <w:color w:val="000000" w:themeColor="text1"/>
          </w:rPr>
          <w:t xml:space="preserve"> </w:t>
        </w:r>
      </w:ins>
      <w:r w:rsidRPr="00A37901">
        <w:rPr>
          <w:rFonts w:ascii="Arial" w:hAnsi="Arial" w:cs="Arial"/>
          <w:color w:val="000000" w:themeColor="text1"/>
        </w:rPr>
        <w:t xml:space="preserve">to distinguish, but it also decreased </w:t>
      </w:r>
      <w:del w:id="386" w:author="Pat Schloss" w:date="2017-10-27T14:31:00Z">
        <w:r w:rsidRPr="00A37901" w:rsidDel="00286948">
          <w:rPr>
            <w:rFonts w:ascii="Arial" w:hAnsi="Arial" w:cs="Arial"/>
            <w:color w:val="000000" w:themeColor="text1"/>
          </w:rPr>
          <w:delText xml:space="preserve">in </w:delText>
        </w:r>
      </w:del>
      <w:ins w:id="387" w:author="Pat Schloss" w:date="2017-10-27T14:31:00Z">
        <w:r w:rsidR="00286948">
          <w:rPr>
            <w:rFonts w:ascii="Arial" w:hAnsi="Arial" w:cs="Arial"/>
            <w:color w:val="000000" w:themeColor="text1"/>
          </w:rPr>
          <w:t>the</w:t>
        </w:r>
        <w:r w:rsidR="00286948" w:rsidRPr="00A37901">
          <w:rPr>
            <w:rFonts w:ascii="Arial" w:hAnsi="Arial" w:cs="Arial"/>
            <w:color w:val="000000" w:themeColor="text1"/>
          </w:rPr>
          <w:t xml:space="preserve"> </w:t>
        </w:r>
      </w:ins>
      <w:r w:rsidRPr="00A37901">
        <w:rPr>
          <w:rFonts w:ascii="Arial" w:hAnsi="Arial" w:cs="Arial"/>
          <w:color w:val="000000" w:themeColor="text1"/>
        </w:rPr>
        <w:t xml:space="preserve">diversity </w:t>
      </w:r>
      <w:ins w:id="388" w:author="Pat Schloss" w:date="2017-10-27T14:31:00Z">
        <w:r w:rsidR="00286948">
          <w:rPr>
            <w:rFonts w:ascii="Arial" w:hAnsi="Arial" w:cs="Arial"/>
            <w:color w:val="000000" w:themeColor="text1"/>
          </w:rPr>
          <w:lastRenderedPageBreak/>
          <w:t xml:space="preserve">observed </w:t>
        </w:r>
      </w:ins>
      <w:r w:rsidRPr="00A37901">
        <w:rPr>
          <w:rFonts w:ascii="Arial" w:hAnsi="Arial" w:cs="Arial"/>
          <w:color w:val="000000" w:themeColor="text1"/>
        </w:rPr>
        <w:t xml:space="preserve">across sites. Bowel preparation clearly biases </w:t>
      </w:r>
      <w:del w:id="389" w:author="Pat Schloss" w:date="2017-10-27T14:31:00Z">
        <w:r w:rsidRPr="00A37901" w:rsidDel="00286948">
          <w:rPr>
            <w:rFonts w:ascii="Arial" w:hAnsi="Arial" w:cs="Arial"/>
            <w:color w:val="000000" w:themeColor="text1"/>
          </w:rPr>
          <w:delText xml:space="preserve">into </w:delText>
        </w:r>
      </w:del>
      <w:r w:rsidRPr="00A37901">
        <w:rPr>
          <w:rFonts w:ascii="Arial" w:hAnsi="Arial" w:cs="Arial"/>
          <w:color w:val="000000" w:themeColor="text1"/>
        </w:rPr>
        <w:t xml:space="preserve">the </w:t>
      </w:r>
      <w:ins w:id="390" w:author="Pat Schloss" w:date="2017-10-27T14:31:00Z">
        <w:r w:rsidR="00286948">
          <w:rPr>
            <w:rFonts w:ascii="Arial" w:hAnsi="Arial" w:cs="Arial"/>
            <w:color w:val="000000" w:themeColor="text1"/>
          </w:rPr>
          <w:t xml:space="preserve">representation of </w:t>
        </w:r>
      </w:ins>
      <w:del w:id="391" w:author="Pat Schloss" w:date="2017-10-27T14:31:00Z">
        <w:r w:rsidRPr="00A37901" w:rsidDel="00286948">
          <w:rPr>
            <w:rFonts w:ascii="Arial" w:hAnsi="Arial" w:cs="Arial"/>
            <w:color w:val="000000" w:themeColor="text1"/>
          </w:rPr>
          <w:delText xml:space="preserve">microbes </w:delText>
        </w:r>
      </w:del>
      <w:ins w:id="392" w:author="Pat Schloss" w:date="2017-10-27T14:31:00Z">
        <w:r w:rsidR="00286948">
          <w:rPr>
            <w:rFonts w:ascii="Arial" w:hAnsi="Arial" w:cs="Arial"/>
            <w:color w:val="000000" w:themeColor="text1"/>
          </w:rPr>
          <w:t>microbiota</w:t>
        </w:r>
        <w:r w:rsidR="00286948" w:rsidRPr="00A37901">
          <w:rPr>
            <w:rFonts w:ascii="Arial" w:hAnsi="Arial" w:cs="Arial"/>
            <w:color w:val="000000" w:themeColor="text1"/>
          </w:rPr>
          <w:t xml:space="preserve"> </w:t>
        </w:r>
      </w:ins>
      <w:r w:rsidRPr="00A37901">
        <w:rPr>
          <w:rFonts w:ascii="Arial" w:hAnsi="Arial" w:cs="Arial"/>
          <w:color w:val="000000" w:themeColor="text1"/>
        </w:rPr>
        <w:t>recovered from sampling the lumen or mucosa</w:t>
      </w:r>
      <w:del w:id="393" w:author="Pat Schloss" w:date="2017-10-27T14:31:00Z">
        <w:r w:rsidRPr="00A37901" w:rsidDel="00286948">
          <w:rPr>
            <w:rFonts w:ascii="Arial" w:hAnsi="Arial" w:cs="Arial"/>
            <w:color w:val="000000" w:themeColor="text1"/>
          </w:rPr>
          <w:delText xml:space="preserve"> of a prepared bowel</w:delText>
        </w:r>
      </w:del>
      <w:r w:rsidRPr="00A37901">
        <w:rPr>
          <w:rFonts w:ascii="Arial" w:hAnsi="Arial" w:cs="Arial"/>
          <w:color w:val="000000" w:themeColor="text1"/>
        </w:rPr>
        <w:t>.</w:t>
      </w:r>
    </w:p>
    <w:p w14:paraId="1B83588B" w14:textId="77777777" w:rsidR="00803D42"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By revealing specific differences in microbial populations at each location in the gut via sampling an unprepared bowel, we can begin to form </w:t>
      </w:r>
      <w:proofErr w:type="spellStart"/>
      <w:r w:rsidRPr="00A37901">
        <w:rPr>
          <w:rFonts w:ascii="Arial" w:hAnsi="Arial" w:cs="Arial"/>
          <w:color w:val="000000" w:themeColor="text1"/>
        </w:rPr>
        <w:t>hypothesies</w:t>
      </w:r>
      <w:proofErr w:type="spellEnd"/>
      <w:r w:rsidRPr="00A37901">
        <w:rPr>
          <w:rFonts w:ascii="Arial" w:hAnsi="Arial" w:cs="Arial"/>
          <w:color w:val="000000" w:themeColor="text1"/>
        </w:rPr>
        <w:t xml:space="preserve"> about how specific host-microbe interactions can affect disease progression of proximal and distal CRC and IBD subtypes. </w:t>
      </w:r>
      <w:commentRangeStart w:id="394"/>
      <w:r w:rsidRPr="00A37901">
        <w:rPr>
          <w:rFonts w:ascii="Arial" w:hAnsi="Arial" w:cs="Arial"/>
          <w:color w:val="000000" w:themeColor="text1"/>
        </w:rPr>
        <w:t xml:space="preserve">To this point, 16S rRNA gene </w:t>
      </w:r>
      <w:proofErr w:type="spellStart"/>
      <w:r w:rsidRPr="00A37901">
        <w:rPr>
          <w:rFonts w:ascii="Arial" w:hAnsi="Arial" w:cs="Arial"/>
          <w:color w:val="000000" w:themeColor="text1"/>
        </w:rPr>
        <w:t>sequecing</w:t>
      </w:r>
      <w:proofErr w:type="spellEnd"/>
      <w:r w:rsidRPr="00A37901">
        <w:rPr>
          <w:rFonts w:ascii="Arial" w:hAnsi="Arial" w:cs="Arial"/>
          <w:color w:val="000000" w:themeColor="text1"/>
        </w:rPr>
        <w:t xml:space="preserve"> community profiling studies do not provide enough information to fully probe these questions. </w:t>
      </w:r>
      <w:proofErr w:type="gramStart"/>
      <w:r w:rsidRPr="00A37901">
        <w:rPr>
          <w:rFonts w:ascii="Arial" w:hAnsi="Arial" w:cs="Arial"/>
          <w:color w:val="000000" w:themeColor="text1"/>
        </w:rPr>
        <w:t>In particular, 16S sequencing cannot not profile the host characteristics at each site.</w:t>
      </w:r>
      <w:proofErr w:type="gramEnd"/>
      <w:r w:rsidRPr="00A37901">
        <w:rPr>
          <w:rFonts w:ascii="Arial" w:hAnsi="Arial" w:cs="Arial"/>
          <w:color w:val="000000" w:themeColor="text1"/>
        </w:rPr>
        <w:t xml:space="preserve"> Combining the unprepared colonoscopy approach with analysis of multi-</w:t>
      </w:r>
      <w:proofErr w:type="spellStart"/>
      <w:r w:rsidRPr="00A37901">
        <w:rPr>
          <w:rFonts w:ascii="Arial" w:hAnsi="Arial" w:cs="Arial"/>
          <w:color w:val="000000" w:themeColor="text1"/>
        </w:rPr>
        <w:t>omic</w:t>
      </w:r>
      <w:proofErr w:type="spellEnd"/>
      <w:r w:rsidRPr="00A37901">
        <w:rPr>
          <w:rFonts w:ascii="Arial" w:hAnsi="Arial" w:cs="Arial"/>
          <w:color w:val="000000" w:themeColor="text1"/>
        </w:rPr>
        <w:t xml:space="preserve"> sequencing data may be useful in further characterizing host-microbiome interactions along the gut axis for both health and disease</w:t>
      </w:r>
      <w:commentRangeEnd w:id="394"/>
      <w:r w:rsidR="00A7567E">
        <w:rPr>
          <w:rStyle w:val="CommentReference"/>
        </w:rPr>
        <w:commentReference w:id="394"/>
      </w:r>
      <w:r w:rsidRPr="00A37901">
        <w:rPr>
          <w:rFonts w:ascii="Arial" w:hAnsi="Arial" w:cs="Arial"/>
          <w:color w:val="000000" w:themeColor="text1"/>
        </w:rPr>
        <w:t>.</w:t>
      </w:r>
    </w:p>
    <w:p w14:paraId="0FEF68FB" w14:textId="77777777" w:rsidR="00BC1A18" w:rsidRPr="00A37901" w:rsidRDefault="00BC1A18" w:rsidP="00716FCE">
      <w:pPr>
        <w:pStyle w:val="BodyText"/>
        <w:spacing w:line="480" w:lineRule="auto"/>
        <w:rPr>
          <w:ins w:id="395" w:author="PDS" w:date="2017-10-23T15:11:00Z"/>
          <w:rFonts w:ascii="Arial" w:hAnsi="Arial" w:cs="Arial"/>
          <w:color w:val="000000" w:themeColor="text1"/>
        </w:rPr>
      </w:pPr>
    </w:p>
    <w:p w14:paraId="18E87FAD" w14:textId="77777777" w:rsidR="00803D42" w:rsidRPr="00A37901" w:rsidRDefault="003B00EF" w:rsidP="00716FCE">
      <w:pPr>
        <w:pStyle w:val="Heading3"/>
        <w:spacing w:line="480" w:lineRule="auto"/>
        <w:rPr>
          <w:rFonts w:ascii="Arial" w:hAnsi="Arial" w:cs="Arial"/>
          <w:color w:val="000000" w:themeColor="text1"/>
        </w:rPr>
      </w:pPr>
      <w:bookmarkStart w:id="396" w:name="acknowledgments"/>
      <w:bookmarkEnd w:id="396"/>
      <w:r w:rsidRPr="00A37901">
        <w:rPr>
          <w:rFonts w:ascii="Arial" w:hAnsi="Arial" w:cs="Arial"/>
          <w:color w:val="000000" w:themeColor="text1"/>
        </w:rPr>
        <w:t>Acknowledgments</w:t>
      </w:r>
    </w:p>
    <w:p w14:paraId="2A76C5A6" w14:textId="77777777" w:rsidR="00803D42" w:rsidRDefault="003B00EF" w:rsidP="00716FCE">
      <w:pPr>
        <w:pStyle w:val="FirstParagraph"/>
        <w:spacing w:line="480" w:lineRule="auto"/>
        <w:rPr>
          <w:ins w:id="397" w:author="PDS" w:date="2017-10-23T15:11:00Z"/>
          <w:rFonts w:ascii="Arial" w:hAnsi="Arial" w:cs="Arial"/>
          <w:color w:val="000000" w:themeColor="text1"/>
        </w:rPr>
      </w:pPr>
      <w:r w:rsidRPr="00A37901">
        <w:rPr>
          <w:rFonts w:ascii="Arial" w:hAnsi="Arial" w:cs="Arial"/>
          <w:color w:val="000000" w:themeColor="text1"/>
        </w:rPr>
        <w:t xml:space="preserve">We thank all the individuals who volunteered for the study. </w:t>
      </w:r>
      <w:proofErr w:type="gramStart"/>
      <w:r w:rsidRPr="00A37901">
        <w:rPr>
          <w:rFonts w:ascii="Arial" w:hAnsi="Arial" w:cs="Arial"/>
          <w:color w:val="000000" w:themeColor="text1"/>
        </w:rPr>
        <w:t>This work was supported by the Rose and Lawrence C. Page Foundation (DKT)</w:t>
      </w:r>
      <w:proofErr w:type="gramEnd"/>
      <w:r w:rsidRPr="00A37901">
        <w:rPr>
          <w:rFonts w:ascii="Arial" w:hAnsi="Arial" w:cs="Arial"/>
          <w:color w:val="000000" w:themeColor="text1"/>
        </w:rPr>
        <w:t xml:space="preserve">. We would also like to thank Brian </w:t>
      </w:r>
      <w:proofErr w:type="spellStart"/>
      <w:r w:rsidRPr="00A37901">
        <w:rPr>
          <w:rFonts w:ascii="Arial" w:hAnsi="Arial" w:cs="Arial"/>
          <w:color w:val="000000" w:themeColor="text1"/>
        </w:rPr>
        <w:t>Kleiner</w:t>
      </w:r>
      <w:proofErr w:type="spellEnd"/>
      <w:r w:rsidRPr="00A37901">
        <w:rPr>
          <w:rFonts w:ascii="Arial" w:hAnsi="Arial" w:cs="Arial"/>
          <w:color w:val="000000" w:themeColor="text1"/>
        </w:rPr>
        <w:t xml:space="preserve">, Chelsea </w:t>
      </w:r>
      <w:proofErr w:type="spellStart"/>
      <w:r w:rsidRPr="00A37901">
        <w:rPr>
          <w:rFonts w:ascii="Arial" w:hAnsi="Arial" w:cs="Arial"/>
          <w:color w:val="000000" w:themeColor="text1"/>
        </w:rPr>
        <w:t>Crofoot</w:t>
      </w:r>
      <w:proofErr w:type="spellEnd"/>
      <w:r w:rsidRPr="00A37901">
        <w:rPr>
          <w:rFonts w:ascii="Arial" w:hAnsi="Arial" w:cs="Arial"/>
          <w:color w:val="000000" w:themeColor="text1"/>
        </w:rPr>
        <w:t xml:space="preserve">, and Kirk Herman for their roles in study coordination, subject recruitment, sample collection and sample processing. </w:t>
      </w:r>
    </w:p>
    <w:p w14:paraId="5FC13EE5" w14:textId="77777777" w:rsidR="00BC1A18" w:rsidRPr="00BC1A18" w:rsidRDefault="00BC1A18">
      <w:pPr>
        <w:pStyle w:val="BodyText"/>
        <w:rPr>
          <w:rPrChange w:id="398" w:author="PDS" w:date="2017-10-23T15:11:00Z">
            <w:rPr>
              <w:rFonts w:ascii="Arial" w:hAnsi="Arial"/>
              <w:color w:val="000000" w:themeColor="text1"/>
            </w:rPr>
          </w:rPrChange>
        </w:rPr>
        <w:pPrChange w:id="399" w:author="PDS" w:date="2017-10-23T15:11:00Z">
          <w:pPr>
            <w:pStyle w:val="FirstParagraph"/>
            <w:spacing w:line="480" w:lineRule="auto"/>
          </w:pPr>
        </w:pPrChange>
      </w:pPr>
    </w:p>
    <w:p w14:paraId="298934D1" w14:textId="77777777" w:rsidR="00803D42" w:rsidRPr="00A37901" w:rsidRDefault="003B00EF" w:rsidP="00716FCE">
      <w:pPr>
        <w:pStyle w:val="Heading3"/>
        <w:spacing w:line="480" w:lineRule="auto"/>
        <w:rPr>
          <w:rFonts w:ascii="Arial" w:hAnsi="Arial" w:cs="Arial"/>
          <w:color w:val="000000" w:themeColor="text1"/>
        </w:rPr>
      </w:pPr>
      <w:bookmarkStart w:id="400" w:name="methods"/>
      <w:bookmarkEnd w:id="400"/>
      <w:r w:rsidRPr="00A37901">
        <w:rPr>
          <w:rFonts w:ascii="Arial" w:hAnsi="Arial" w:cs="Arial"/>
          <w:color w:val="000000" w:themeColor="text1"/>
        </w:rPr>
        <w:lastRenderedPageBreak/>
        <w:t>Methods</w:t>
      </w:r>
    </w:p>
    <w:p w14:paraId="0FBC02A8" w14:textId="77777777" w:rsidR="00803D42" w:rsidRPr="00A37901" w:rsidRDefault="003B00EF" w:rsidP="00716FCE">
      <w:pPr>
        <w:pStyle w:val="Heading4"/>
        <w:spacing w:line="480" w:lineRule="auto"/>
        <w:rPr>
          <w:rFonts w:ascii="Arial" w:hAnsi="Arial" w:cs="Arial"/>
          <w:color w:val="000000" w:themeColor="text1"/>
        </w:rPr>
      </w:pPr>
      <w:bookmarkStart w:id="401" w:name="human-subjects"/>
      <w:bookmarkEnd w:id="401"/>
      <w:r w:rsidRPr="00A37901">
        <w:rPr>
          <w:rFonts w:ascii="Arial" w:hAnsi="Arial" w:cs="Arial"/>
          <w:color w:val="000000" w:themeColor="text1"/>
        </w:rPr>
        <w:t>Human subjects</w:t>
      </w:r>
    </w:p>
    <w:p w14:paraId="3ABE9A82" w14:textId="2C159699"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The </w:t>
      </w:r>
      <w:proofErr w:type="gramStart"/>
      <w:r w:rsidRPr="00A37901">
        <w:rPr>
          <w:rFonts w:ascii="Arial" w:hAnsi="Arial" w:cs="Arial"/>
          <w:color w:val="000000" w:themeColor="text1"/>
        </w:rPr>
        <w:t>procedures in this study and consent were approved by the Institutional Review Board at the University of Michigan Health System</w:t>
      </w:r>
      <w:proofErr w:type="gramEnd"/>
      <w:r w:rsidRPr="00A37901">
        <w:rPr>
          <w:rFonts w:ascii="Arial" w:hAnsi="Arial" w:cs="Arial"/>
          <w:color w:val="000000" w:themeColor="text1"/>
        </w:rPr>
        <w:t xml:space="preserve"> with protocol number </w:t>
      </w:r>
      <w:r w:rsidR="005E31B0">
        <w:rPr>
          <w:rFonts w:ascii="Arial" w:hAnsi="Arial" w:cs="Arial"/>
          <w:color w:val="000000" w:themeColor="text1"/>
        </w:rPr>
        <w:t>HUM00082721</w:t>
      </w:r>
      <w:r w:rsidRPr="00A37901">
        <w:rPr>
          <w:rFonts w:ascii="Arial" w:hAnsi="Arial" w:cs="Arial"/>
          <w:color w:val="000000" w:themeColor="text1"/>
        </w:rPr>
        <w:t xml:space="preserve">. Subjects were recruited using the online recruitment platform and were pre-screened prior to enrollment in the study. Exclusion criteria included: use of </w:t>
      </w:r>
      <w:proofErr w:type="spellStart"/>
      <w:r w:rsidRPr="00A37901">
        <w:rPr>
          <w:rFonts w:ascii="Arial" w:hAnsi="Arial" w:cs="Arial"/>
          <w:color w:val="000000" w:themeColor="text1"/>
        </w:rPr>
        <w:t>asprin</w:t>
      </w:r>
      <w:proofErr w:type="spellEnd"/>
      <w:r w:rsidRPr="00A37901">
        <w:rPr>
          <w:rFonts w:ascii="Arial" w:hAnsi="Arial" w:cs="Arial"/>
          <w:color w:val="000000" w:themeColor="text1"/>
        </w:rPr>
        <w:t xml:space="preserve"> or NSAIDs within 7 days, use of antibiotics within 3 months, current use of anticoagulants, known allergies to Fentanyl or Benadryl, prior history of colon disease, diabetes, abdominal surgery, respiratory, liver, kidney or brain impairments, undergoing current chemotherapy or radiation treatment and subjects that were pregnant or trying to conceive. 20 subjects that met the criteria were selected and provided signed informed consent prior to the procedure. There were 13 female and 7 male subjects ranging in age from 25 to 64.</w:t>
      </w:r>
    </w:p>
    <w:p w14:paraId="3D3A3EE6" w14:textId="77777777" w:rsidR="00803D42" w:rsidRPr="00A37901" w:rsidRDefault="003B00EF" w:rsidP="00716FCE">
      <w:pPr>
        <w:pStyle w:val="Heading4"/>
        <w:spacing w:line="480" w:lineRule="auto"/>
        <w:rPr>
          <w:rFonts w:ascii="Arial" w:hAnsi="Arial" w:cs="Arial"/>
          <w:color w:val="000000" w:themeColor="text1"/>
        </w:rPr>
      </w:pPr>
      <w:bookmarkStart w:id="402" w:name="sample-collection"/>
      <w:bookmarkEnd w:id="402"/>
      <w:r w:rsidRPr="00A37901">
        <w:rPr>
          <w:rFonts w:ascii="Arial" w:hAnsi="Arial" w:cs="Arial"/>
          <w:color w:val="000000" w:themeColor="text1"/>
        </w:rPr>
        <w:t>Sample collection</w:t>
      </w:r>
    </w:p>
    <w:p w14:paraId="7E8BD6F1" w14:textId="40CD38D0"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At a baseline visit, subjects </w:t>
      </w:r>
      <w:del w:id="403" w:author="Pat Schloss" w:date="2017-10-27T14:32:00Z">
        <w:r w:rsidRPr="00A37901" w:rsidDel="00A7567E">
          <w:rPr>
            <w:rFonts w:ascii="Arial" w:hAnsi="Arial" w:cs="Arial"/>
            <w:color w:val="000000" w:themeColor="text1"/>
          </w:rPr>
          <w:delText xml:space="preserve">were </w:delText>
        </w:r>
      </w:del>
      <w:ins w:id="404" w:author="Pat Schloss" w:date="2017-10-27T14:32:00Z">
        <w:r w:rsidR="00A7567E">
          <w:rPr>
            <w:rFonts w:ascii="Arial" w:hAnsi="Arial" w:cs="Arial"/>
            <w:color w:val="000000" w:themeColor="text1"/>
          </w:rPr>
          <w:t>gave</w:t>
        </w:r>
        <w:r w:rsidR="00A7567E" w:rsidRPr="00A37901">
          <w:rPr>
            <w:rFonts w:ascii="Arial" w:hAnsi="Arial" w:cs="Arial"/>
            <w:color w:val="000000" w:themeColor="text1"/>
          </w:rPr>
          <w:t xml:space="preserve"> </w:t>
        </w:r>
      </w:ins>
      <w:r w:rsidRPr="00A37901">
        <w:rPr>
          <w:rFonts w:ascii="Arial" w:hAnsi="Arial" w:cs="Arial"/>
          <w:color w:val="000000" w:themeColor="text1"/>
        </w:rPr>
        <w:t>consent</w:t>
      </w:r>
      <w:del w:id="405" w:author="Pat Schloss" w:date="2017-10-27T14:32:00Z">
        <w:r w:rsidRPr="00A37901" w:rsidDel="00A7567E">
          <w:rPr>
            <w:rFonts w:ascii="Arial" w:hAnsi="Arial" w:cs="Arial"/>
            <w:color w:val="000000" w:themeColor="text1"/>
          </w:rPr>
          <w:delText>ed</w:delText>
        </w:r>
      </w:del>
      <w:r w:rsidRPr="00A37901">
        <w:rPr>
          <w:rFonts w:ascii="Arial" w:hAnsi="Arial" w:cs="Arial"/>
          <w:color w:val="000000" w:themeColor="text1"/>
        </w:rPr>
        <w:t xml:space="preserve"> and </w:t>
      </w:r>
      <w:ins w:id="406" w:author="Pat Schloss" w:date="2017-10-27T14:32:00Z">
        <w:r w:rsidR="00A7567E">
          <w:rPr>
            <w:rFonts w:ascii="Arial" w:hAnsi="Arial" w:cs="Arial"/>
            <w:color w:val="000000" w:themeColor="text1"/>
          </w:rPr>
          <w:t xml:space="preserve">were </w:t>
        </w:r>
      </w:ins>
      <w:r w:rsidRPr="00A37901">
        <w:rPr>
          <w:rFonts w:ascii="Arial" w:hAnsi="Arial" w:cs="Arial"/>
          <w:color w:val="000000" w:themeColor="text1"/>
        </w:rPr>
        <w:t>given a home coll</w:t>
      </w:r>
      <w:r w:rsidR="00B73644">
        <w:rPr>
          <w:rFonts w:ascii="Arial" w:hAnsi="Arial" w:cs="Arial"/>
          <w:color w:val="000000" w:themeColor="text1"/>
        </w:rPr>
        <w:t>ection stool kit (</w:t>
      </w:r>
      <w:r w:rsidR="00B73644" w:rsidRPr="00A7567E">
        <w:rPr>
          <w:rFonts w:ascii="Arial" w:hAnsi="Arial" w:cs="Arial"/>
          <w:color w:val="000000" w:themeColor="text1"/>
          <w:highlight w:val="yellow"/>
          <w:rPrChange w:id="407" w:author="Pat Schloss" w:date="2017-10-27T14:33:00Z">
            <w:rPr>
              <w:rFonts w:ascii="Arial" w:hAnsi="Arial" w:cs="Arial"/>
              <w:color w:val="000000" w:themeColor="text1"/>
            </w:rPr>
          </w:rPrChange>
        </w:rPr>
        <w:t>Source</w:t>
      </w:r>
      <w:r w:rsidRPr="00A37901">
        <w:rPr>
          <w:rFonts w:ascii="Arial" w:hAnsi="Arial" w:cs="Arial"/>
          <w:color w:val="000000" w:themeColor="text1"/>
        </w:rPr>
        <w:t xml:space="preserve">). At least one week prior to the scheduled colonoscopy, subjects </w:t>
      </w:r>
      <w:del w:id="408" w:author="Pat Schloss" w:date="2017-10-27T14:33:00Z">
        <w:r w:rsidRPr="00A37901" w:rsidDel="00A7567E">
          <w:rPr>
            <w:rFonts w:ascii="Arial" w:hAnsi="Arial" w:cs="Arial"/>
            <w:color w:val="000000" w:themeColor="text1"/>
          </w:rPr>
          <w:delText xml:space="preserve">were to </w:delText>
        </w:r>
      </w:del>
      <w:r w:rsidRPr="00A37901">
        <w:rPr>
          <w:rFonts w:ascii="Arial" w:hAnsi="Arial" w:cs="Arial"/>
          <w:color w:val="000000" w:themeColor="text1"/>
        </w:rPr>
        <w:t>collect</w:t>
      </w:r>
      <w:ins w:id="409" w:author="Pat Schloss" w:date="2017-10-27T14:33:00Z">
        <w:r w:rsidR="00A7567E">
          <w:rPr>
            <w:rFonts w:ascii="Arial" w:hAnsi="Arial" w:cs="Arial"/>
            <w:color w:val="000000" w:themeColor="text1"/>
          </w:rPr>
          <w:t>ed</w:t>
        </w:r>
      </w:ins>
      <w:r w:rsidRPr="00A37901">
        <w:rPr>
          <w:rFonts w:ascii="Arial" w:hAnsi="Arial" w:cs="Arial"/>
          <w:color w:val="000000" w:themeColor="text1"/>
        </w:rPr>
        <w:t xml:space="preserve"> whole stool at home and </w:t>
      </w:r>
      <w:del w:id="410" w:author="Pat Schloss" w:date="2017-10-27T14:33:00Z">
        <w:r w:rsidRPr="00A37901" w:rsidDel="00A7567E">
          <w:rPr>
            <w:rFonts w:ascii="Arial" w:hAnsi="Arial" w:cs="Arial"/>
            <w:color w:val="000000" w:themeColor="text1"/>
          </w:rPr>
          <w:delText>ship</w:delText>
        </w:r>
      </w:del>
      <w:ins w:id="411" w:author="Pat Schloss" w:date="2017-10-27T14:33:00Z">
        <w:r w:rsidR="00A7567E" w:rsidRPr="00A37901">
          <w:rPr>
            <w:rFonts w:ascii="Arial" w:hAnsi="Arial" w:cs="Arial"/>
            <w:color w:val="000000" w:themeColor="text1"/>
          </w:rPr>
          <w:t>ship</w:t>
        </w:r>
        <w:r w:rsidR="00A7567E">
          <w:rPr>
            <w:rFonts w:ascii="Arial" w:hAnsi="Arial" w:cs="Arial"/>
            <w:color w:val="000000" w:themeColor="text1"/>
          </w:rPr>
          <w:t>ped</w:t>
        </w:r>
      </w:ins>
      <w:r w:rsidRPr="00A37901">
        <w:rPr>
          <w:rFonts w:ascii="Arial" w:hAnsi="Arial" w:cs="Arial"/>
          <w:color w:val="000000" w:themeColor="text1"/>
        </w:rPr>
        <w:t xml:space="preserve"> the samples to a research coordinator on ice. Notably, subjects did not undergo any bowel preparation method prior to sampling. On the procedure day, subjects reported to the Michigan Clinical Research Unit at the University of Michigan Health System. </w:t>
      </w:r>
      <w:del w:id="412" w:author="Pat Schloss" w:date="2017-10-27T14:47:00Z">
        <w:r w:rsidRPr="00A37901" w:rsidDel="00AB6C6B">
          <w:rPr>
            <w:rFonts w:ascii="Arial" w:hAnsi="Arial" w:cs="Arial"/>
            <w:color w:val="000000" w:themeColor="text1"/>
          </w:rPr>
          <w:delText xml:space="preserve">Patients </w:delText>
        </w:r>
      </w:del>
      <w:ins w:id="413" w:author="Pat Schloss" w:date="2017-10-27T14:47:00Z">
        <w:r w:rsidR="00AB6C6B">
          <w:rPr>
            <w:rFonts w:ascii="Arial" w:hAnsi="Arial" w:cs="Arial"/>
            <w:color w:val="000000" w:themeColor="text1"/>
          </w:rPr>
          <w:t>Subjects</w:t>
        </w:r>
        <w:r w:rsidR="00AB6C6B" w:rsidRPr="00A37901">
          <w:rPr>
            <w:rFonts w:ascii="Arial" w:hAnsi="Arial" w:cs="Arial"/>
            <w:color w:val="000000" w:themeColor="text1"/>
          </w:rPr>
          <w:t xml:space="preserve"> </w:t>
        </w:r>
      </w:ins>
      <w:r w:rsidRPr="00A37901">
        <w:rPr>
          <w:rFonts w:ascii="Arial" w:hAnsi="Arial" w:cs="Arial"/>
          <w:color w:val="000000" w:themeColor="text1"/>
        </w:rPr>
        <w:t xml:space="preserve">were consciously sedated using Fentanyl, Versed and/or Benadryl as appropriate. A flexible </w:t>
      </w:r>
      <w:proofErr w:type="spellStart"/>
      <w:r w:rsidRPr="00A37901">
        <w:rPr>
          <w:rFonts w:ascii="Arial" w:hAnsi="Arial" w:cs="Arial"/>
          <w:color w:val="000000" w:themeColor="text1"/>
        </w:rPr>
        <w:t>sigmoidoscope</w:t>
      </w:r>
      <w:proofErr w:type="spellEnd"/>
      <w:r w:rsidRPr="00A37901">
        <w:rPr>
          <w:rFonts w:ascii="Arial" w:hAnsi="Arial" w:cs="Arial"/>
          <w:color w:val="000000" w:themeColor="text1"/>
        </w:rPr>
        <w:t xml:space="preserve"> was first inserted about 25</w:t>
      </w:r>
      <w:ins w:id="414" w:author="Pat Schloss" w:date="2017-10-27T14:33:00Z">
        <w:r w:rsidR="00A7567E">
          <w:rPr>
            <w:rFonts w:ascii="Arial" w:hAnsi="Arial" w:cs="Arial"/>
            <w:color w:val="000000" w:themeColor="text1"/>
          </w:rPr>
          <w:t xml:space="preserve"> </w:t>
        </w:r>
      </w:ins>
      <w:r w:rsidRPr="00A37901">
        <w:rPr>
          <w:rFonts w:ascii="Arial" w:hAnsi="Arial" w:cs="Arial"/>
          <w:color w:val="000000" w:themeColor="text1"/>
        </w:rPr>
        <w:t xml:space="preserve">cm into the colon and </w:t>
      </w:r>
      <w:ins w:id="415" w:author="Pat Schloss" w:date="2017-10-27T14:33:00Z">
        <w:r w:rsidR="00A7567E">
          <w:rPr>
            <w:rFonts w:ascii="Arial" w:hAnsi="Arial" w:cs="Arial"/>
            <w:color w:val="000000" w:themeColor="text1"/>
          </w:rPr>
          <w:t xml:space="preserve">an </w:t>
        </w:r>
      </w:ins>
      <w:r w:rsidRPr="00A37901">
        <w:rPr>
          <w:rFonts w:ascii="Arial" w:hAnsi="Arial" w:cs="Arial"/>
          <w:color w:val="000000" w:themeColor="text1"/>
        </w:rPr>
        <w:t xml:space="preserve">endoscopy brush </w:t>
      </w:r>
      <w:ins w:id="416" w:author="Pat Schloss" w:date="2017-10-27T14:33:00Z">
        <w:r w:rsidR="00A7567E">
          <w:rPr>
            <w:rFonts w:ascii="Arial" w:hAnsi="Arial" w:cs="Arial"/>
            <w:color w:val="000000" w:themeColor="text1"/>
          </w:rPr>
          <w:t xml:space="preserve">was </w:t>
        </w:r>
      </w:ins>
      <w:r w:rsidRPr="00A37901">
        <w:rPr>
          <w:rFonts w:ascii="Arial" w:hAnsi="Arial" w:cs="Arial"/>
          <w:color w:val="000000" w:themeColor="text1"/>
        </w:rPr>
        <w:t xml:space="preserve">used to collect </w:t>
      </w:r>
      <w:ins w:id="417" w:author="Pat Schloss" w:date="2017-10-27T14:33:00Z">
        <w:r w:rsidR="00A7567E">
          <w:rPr>
            <w:rFonts w:ascii="Arial" w:hAnsi="Arial" w:cs="Arial"/>
            <w:color w:val="000000" w:themeColor="text1"/>
          </w:rPr>
          <w:t xml:space="preserve">the </w:t>
        </w:r>
      </w:ins>
      <w:del w:id="418" w:author="Pat Schloss" w:date="2017-10-27T14:26:00Z">
        <w:r w:rsidRPr="00A37901" w:rsidDel="003275E7">
          <w:rPr>
            <w:rFonts w:ascii="Arial" w:hAnsi="Arial" w:cs="Arial"/>
            <w:color w:val="000000" w:themeColor="text1"/>
          </w:rPr>
          <w:lastRenderedPageBreak/>
          <w:delText>lumenal</w:delText>
        </w:r>
      </w:del>
      <w:ins w:id="419" w:author="Pat Schloss" w:date="2017-10-27T14:26:00Z">
        <w:r w:rsidR="003275E7">
          <w:rPr>
            <w:rFonts w:ascii="Arial" w:hAnsi="Arial" w:cs="Arial"/>
            <w:color w:val="000000" w:themeColor="text1"/>
          </w:rPr>
          <w:t>luminal</w:t>
        </w:r>
      </w:ins>
      <w:del w:id="420" w:author="Pat Schloss" w:date="2017-10-27T14:33:00Z">
        <w:r w:rsidRPr="00A37901" w:rsidDel="00A7567E">
          <w:rPr>
            <w:rFonts w:ascii="Arial" w:hAnsi="Arial" w:cs="Arial"/>
            <w:color w:val="000000" w:themeColor="text1"/>
          </w:rPr>
          <w:delText>/stool</w:delText>
        </w:r>
      </w:del>
      <w:r w:rsidRPr="00A37901">
        <w:rPr>
          <w:rFonts w:ascii="Arial" w:hAnsi="Arial" w:cs="Arial"/>
          <w:color w:val="000000" w:themeColor="text1"/>
        </w:rPr>
        <w:t xml:space="preserve"> contents. Two </w:t>
      </w:r>
      <w:del w:id="421" w:author="Pat Schloss" w:date="2017-10-27T14:26:00Z">
        <w:r w:rsidRPr="00A37901" w:rsidDel="003275E7">
          <w:rPr>
            <w:rFonts w:ascii="Arial" w:hAnsi="Arial" w:cs="Arial"/>
            <w:color w:val="000000" w:themeColor="text1"/>
          </w:rPr>
          <w:delText>lumenal</w:delText>
        </w:r>
      </w:del>
      <w:ins w:id="422" w:author="Pat Schloss" w:date="2017-10-27T14:26:00Z">
        <w:r w:rsidR="003275E7">
          <w:rPr>
            <w:rFonts w:ascii="Arial" w:hAnsi="Arial" w:cs="Arial"/>
            <w:color w:val="000000" w:themeColor="text1"/>
          </w:rPr>
          <w:t>luminal</w:t>
        </w:r>
      </w:ins>
      <w:r w:rsidRPr="00A37901">
        <w:rPr>
          <w:rFonts w:ascii="Arial" w:hAnsi="Arial" w:cs="Arial"/>
          <w:color w:val="000000" w:themeColor="text1"/>
        </w:rPr>
        <w:t xml:space="preserve"> samples were collected and the contents immediately deposited into </w:t>
      </w:r>
      <w:proofErr w:type="spellStart"/>
      <w:r w:rsidRPr="00A37901">
        <w:rPr>
          <w:rFonts w:ascii="Arial" w:hAnsi="Arial" w:cs="Arial"/>
          <w:color w:val="000000" w:themeColor="text1"/>
        </w:rPr>
        <w:t>RNAlater</w:t>
      </w:r>
      <w:proofErr w:type="spellEnd"/>
      <w:r w:rsidRPr="00A37901">
        <w:rPr>
          <w:rFonts w:ascii="Arial" w:hAnsi="Arial" w:cs="Arial"/>
          <w:color w:val="000000" w:themeColor="text1"/>
        </w:rPr>
        <w:t xml:space="preserve"> (Fischer) and flash-frozen in liquid nitrogen. The brushes were withdrawn and biopsy forceps were used to collect mucosal biopsies on sections of the colon that were pink and free of stool matter. Three mucosal biopsies were collected and flash-frozen in </w:t>
      </w:r>
      <w:proofErr w:type="spellStart"/>
      <w:r w:rsidRPr="00A37901">
        <w:rPr>
          <w:rFonts w:ascii="Arial" w:hAnsi="Arial" w:cs="Arial"/>
          <w:color w:val="000000" w:themeColor="text1"/>
        </w:rPr>
        <w:t>RNAlater</w:t>
      </w:r>
      <w:proofErr w:type="spellEnd"/>
      <w:r w:rsidRPr="00A37901">
        <w:rPr>
          <w:rFonts w:ascii="Arial" w:hAnsi="Arial" w:cs="Arial"/>
          <w:color w:val="000000" w:themeColor="text1"/>
        </w:rPr>
        <w:t xml:space="preserve">. These samples comprised the </w:t>
      </w:r>
      <w:del w:id="423" w:author="Pat Schloss" w:date="2017-10-27T14:34:00Z">
        <w:r w:rsidRPr="00A37901" w:rsidDel="00A7567E">
          <w:rPr>
            <w:rFonts w:ascii="Arial" w:hAnsi="Arial" w:cs="Arial"/>
            <w:color w:val="000000" w:themeColor="text1"/>
          </w:rPr>
          <w:delText xml:space="preserve">distal or </w:delText>
        </w:r>
      </w:del>
      <w:r w:rsidRPr="00A37901">
        <w:rPr>
          <w:rFonts w:ascii="Arial" w:hAnsi="Arial" w:cs="Arial"/>
          <w:color w:val="000000" w:themeColor="text1"/>
        </w:rPr>
        <w:t xml:space="preserve">distal colon samples. The </w:t>
      </w:r>
      <w:proofErr w:type="spellStart"/>
      <w:r w:rsidRPr="00A37901">
        <w:rPr>
          <w:rFonts w:ascii="Arial" w:hAnsi="Arial" w:cs="Arial"/>
          <w:color w:val="000000" w:themeColor="text1"/>
        </w:rPr>
        <w:t>sigmoidoscope</w:t>
      </w:r>
      <w:proofErr w:type="spellEnd"/>
      <w:r w:rsidRPr="00A37901">
        <w:rPr>
          <w:rFonts w:ascii="Arial" w:hAnsi="Arial" w:cs="Arial"/>
          <w:color w:val="000000" w:themeColor="text1"/>
        </w:rPr>
        <w:t xml:space="preserve"> was then withdrawn and a pediatric </w:t>
      </w:r>
      <w:proofErr w:type="spellStart"/>
      <w:r w:rsidRPr="00A37901">
        <w:rPr>
          <w:rFonts w:ascii="Arial" w:hAnsi="Arial" w:cs="Arial"/>
          <w:color w:val="000000" w:themeColor="text1"/>
        </w:rPr>
        <w:t>colonoscope</w:t>
      </w:r>
      <w:proofErr w:type="spellEnd"/>
      <w:r w:rsidRPr="00A37901">
        <w:rPr>
          <w:rFonts w:ascii="Arial" w:hAnsi="Arial" w:cs="Arial"/>
          <w:color w:val="000000" w:themeColor="text1"/>
        </w:rPr>
        <w:t xml:space="preserve"> was inserted to reach the </w:t>
      </w:r>
      <w:del w:id="424" w:author="Pat Schloss" w:date="2017-10-27T14:34:00Z">
        <w:r w:rsidRPr="00A37901" w:rsidDel="00A7567E">
          <w:rPr>
            <w:rFonts w:ascii="Arial" w:hAnsi="Arial" w:cs="Arial"/>
            <w:color w:val="000000" w:themeColor="text1"/>
          </w:rPr>
          <w:delText xml:space="preserve">ascending </w:delText>
        </w:r>
      </w:del>
      <w:ins w:id="425" w:author="Pat Schloss" w:date="2017-10-27T14:34:00Z">
        <w:r w:rsidR="00A7567E">
          <w:rPr>
            <w:rFonts w:ascii="Arial" w:hAnsi="Arial" w:cs="Arial"/>
            <w:color w:val="000000" w:themeColor="text1"/>
          </w:rPr>
          <w:t xml:space="preserve">proximal </w:t>
        </w:r>
      </w:ins>
      <w:r w:rsidRPr="00A37901">
        <w:rPr>
          <w:rFonts w:ascii="Arial" w:hAnsi="Arial" w:cs="Arial"/>
          <w:color w:val="000000" w:themeColor="text1"/>
        </w:rPr>
        <w:t xml:space="preserve">colon. Samples were </w:t>
      </w:r>
      <w:del w:id="426" w:author="Pat Schloss" w:date="2017-10-27T14:34:00Z">
        <w:r w:rsidRPr="00A37901" w:rsidDel="00A7567E">
          <w:rPr>
            <w:rFonts w:ascii="Arial" w:hAnsi="Arial" w:cs="Arial"/>
            <w:color w:val="000000" w:themeColor="text1"/>
          </w:rPr>
          <w:delText xml:space="preserve">then </w:delText>
        </w:r>
      </w:del>
      <w:r w:rsidRPr="00A37901">
        <w:rPr>
          <w:rFonts w:ascii="Arial" w:hAnsi="Arial" w:cs="Arial"/>
          <w:color w:val="000000" w:themeColor="text1"/>
        </w:rPr>
        <w:t xml:space="preserve">collected </w:t>
      </w:r>
      <w:ins w:id="427" w:author="Pat Schloss" w:date="2017-10-27T14:34:00Z">
        <w:r w:rsidR="00A7567E">
          <w:rPr>
            <w:rFonts w:ascii="Arial" w:hAnsi="Arial" w:cs="Arial"/>
            <w:color w:val="000000" w:themeColor="text1"/>
          </w:rPr>
          <w:t xml:space="preserve">in the same manner as was done </w:t>
        </w:r>
      </w:ins>
      <w:del w:id="428" w:author="Pat Schloss" w:date="2017-10-27T14:34:00Z">
        <w:r w:rsidRPr="00A37901" w:rsidDel="00A7567E">
          <w:rPr>
            <w:rFonts w:ascii="Arial" w:hAnsi="Arial" w:cs="Arial"/>
            <w:color w:val="000000" w:themeColor="text1"/>
          </w:rPr>
          <w:delText xml:space="preserve">as </w:delText>
        </w:r>
      </w:del>
      <w:r w:rsidRPr="00A37901">
        <w:rPr>
          <w:rFonts w:ascii="Arial" w:hAnsi="Arial" w:cs="Arial"/>
          <w:color w:val="000000" w:themeColor="text1"/>
        </w:rPr>
        <w:t>in the distal colon</w:t>
      </w:r>
      <w:del w:id="429" w:author="Pat Schloss" w:date="2017-10-27T14:34:00Z">
        <w:r w:rsidRPr="00A37901" w:rsidDel="00A7567E">
          <w:rPr>
            <w:rFonts w:ascii="Arial" w:hAnsi="Arial" w:cs="Arial"/>
            <w:color w:val="000000" w:themeColor="text1"/>
          </w:rPr>
          <w:delText xml:space="preserve"> and the colonoscope withdrawn</w:delText>
        </w:r>
      </w:del>
      <w:r w:rsidRPr="00A37901">
        <w:rPr>
          <w:rFonts w:ascii="Arial" w:hAnsi="Arial" w:cs="Arial"/>
          <w:color w:val="000000" w:themeColor="text1"/>
        </w:rPr>
        <w:t>. All samples were stored at -80</w:t>
      </w:r>
      <w:r w:rsidR="00D4439C">
        <w:rPr>
          <w:rFonts w:ascii="Arial" w:hAnsi="Arial" w:cs="Arial"/>
          <w:color w:val="000000" w:themeColor="text1"/>
        </w:rPr>
        <w:t>°</w:t>
      </w:r>
      <w:r w:rsidRPr="00A37901">
        <w:rPr>
          <w:rFonts w:ascii="Arial" w:hAnsi="Arial" w:cs="Arial"/>
          <w:color w:val="000000" w:themeColor="text1"/>
        </w:rPr>
        <w:t>C.</w:t>
      </w:r>
    </w:p>
    <w:p w14:paraId="55C1D023" w14:textId="77777777" w:rsidR="00803D42" w:rsidRPr="00A37901" w:rsidRDefault="003B00EF" w:rsidP="00716FCE">
      <w:pPr>
        <w:pStyle w:val="Heading4"/>
        <w:spacing w:line="480" w:lineRule="auto"/>
        <w:rPr>
          <w:rFonts w:ascii="Arial" w:hAnsi="Arial" w:cs="Arial"/>
          <w:color w:val="000000" w:themeColor="text1"/>
        </w:rPr>
      </w:pPr>
      <w:bookmarkStart w:id="430" w:name="sample-processing-sequencing-and-analysi"/>
      <w:bookmarkEnd w:id="430"/>
      <w:r w:rsidRPr="00A37901">
        <w:rPr>
          <w:rFonts w:ascii="Arial" w:hAnsi="Arial" w:cs="Arial"/>
          <w:color w:val="000000" w:themeColor="text1"/>
        </w:rPr>
        <w:t>Sample processing, sequencing and analysis</w:t>
      </w:r>
    </w:p>
    <w:p w14:paraId="075AC0D6" w14:textId="17E1A33E"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DNA extraction was performed using the </w:t>
      </w:r>
      <w:proofErr w:type="spellStart"/>
      <w:r w:rsidRPr="00A37901">
        <w:rPr>
          <w:rFonts w:ascii="Arial" w:hAnsi="Arial" w:cs="Arial"/>
          <w:color w:val="000000" w:themeColor="text1"/>
        </w:rPr>
        <w:t>PowerMicrobiome</w:t>
      </w:r>
      <w:proofErr w:type="spellEnd"/>
      <w:r w:rsidRPr="00A37901">
        <w:rPr>
          <w:rFonts w:ascii="Arial" w:hAnsi="Arial" w:cs="Arial"/>
          <w:color w:val="000000" w:themeColor="text1"/>
        </w:rPr>
        <w:t xml:space="preserve"> DNA/RNA Isolation Kit (MO BIO Laboratories). For tissue biopsies, Bond-Breaker TCEP solution (Fisher) and 2.8</w:t>
      </w:r>
      <w:ins w:id="431" w:author="Pat Schloss" w:date="2017-10-27T14:35:00Z">
        <w:r w:rsidR="004F55A5">
          <w:rPr>
            <w:rFonts w:ascii="Arial" w:hAnsi="Arial" w:cs="Arial"/>
            <w:color w:val="000000" w:themeColor="text1"/>
          </w:rPr>
          <w:t xml:space="preserve"> </w:t>
        </w:r>
      </w:ins>
      <w:r w:rsidRPr="00A37901">
        <w:rPr>
          <w:rFonts w:ascii="Arial" w:hAnsi="Arial" w:cs="Arial"/>
          <w:color w:val="000000" w:themeColor="text1"/>
        </w:rPr>
        <w:t xml:space="preserve">mm ceramic beads (MO BIO Laboratories) were </w:t>
      </w:r>
      <w:r w:rsidR="00962017">
        <w:rPr>
          <w:rFonts w:ascii="Arial" w:hAnsi="Arial" w:cs="Arial"/>
          <w:color w:val="000000" w:themeColor="text1"/>
        </w:rPr>
        <w:t>added to the bead-</w:t>
      </w:r>
      <w:r w:rsidRPr="00A37901">
        <w:rPr>
          <w:rFonts w:ascii="Arial" w:hAnsi="Arial" w:cs="Arial"/>
          <w:color w:val="000000" w:themeColor="text1"/>
        </w:rPr>
        <w:t>beating step to enhance DNA recovery from mucosal samples. The resulting DNA was used as template for amplification of the V4 region of the 16S rRNA gene and fragments were sequenced on an Illumin</w:t>
      </w:r>
      <w:r w:rsidR="001B01F1">
        <w:rPr>
          <w:rFonts w:ascii="Arial" w:hAnsi="Arial" w:cs="Arial"/>
          <w:color w:val="000000" w:themeColor="text1"/>
        </w:rPr>
        <w:t>a MiSeq as previously described</w:t>
      </w:r>
      <w:r w:rsidRPr="001B01F1">
        <w:rPr>
          <w:rFonts w:ascii="Arial" w:hAnsi="Arial" w:cs="Arial"/>
          <w:color w:val="000000" w:themeColor="text1"/>
          <w:vertAlign w:val="superscript"/>
        </w:rPr>
        <w:t>27</w:t>
      </w:r>
      <w:r w:rsidRPr="00A37901">
        <w:rPr>
          <w:rFonts w:ascii="Arial" w:hAnsi="Arial" w:cs="Arial"/>
          <w:color w:val="000000" w:themeColor="text1"/>
        </w:rPr>
        <w:t>. Sequences were curated using the mothur software as described previously</w:t>
      </w:r>
      <w:r w:rsidRPr="001B01F1">
        <w:rPr>
          <w:rFonts w:ascii="Arial" w:hAnsi="Arial" w:cs="Arial"/>
          <w:color w:val="000000" w:themeColor="text1"/>
          <w:vertAlign w:val="superscript"/>
        </w:rPr>
        <w:t>28</w:t>
      </w:r>
      <w:r w:rsidRPr="00A37901">
        <w:rPr>
          <w:rFonts w:ascii="Arial" w:hAnsi="Arial" w:cs="Arial"/>
          <w:color w:val="000000" w:themeColor="text1"/>
        </w:rPr>
        <w:t xml:space="preserve">. The sequences were assigned </w:t>
      </w:r>
      <w:ins w:id="432" w:author="Pat Schloss" w:date="2017-10-27T14:35:00Z">
        <w:r w:rsidR="004F55A5">
          <w:rPr>
            <w:rFonts w:ascii="Arial" w:hAnsi="Arial" w:cs="Arial"/>
            <w:color w:val="000000" w:themeColor="text1"/>
          </w:rPr>
          <w:t xml:space="preserve">a </w:t>
        </w:r>
      </w:ins>
      <w:r w:rsidRPr="00A37901">
        <w:rPr>
          <w:rFonts w:ascii="Arial" w:hAnsi="Arial" w:cs="Arial"/>
          <w:color w:val="000000" w:themeColor="text1"/>
        </w:rPr>
        <w:t>taxonomic classification using a naive Bayesian classifier trained using a 16S rRNA gene training set from the Ribosomal Database Project (</w:t>
      </w:r>
      <w:proofErr w:type="gramStart"/>
      <w:r w:rsidRPr="00A37901">
        <w:rPr>
          <w:rFonts w:ascii="Arial" w:hAnsi="Arial" w:cs="Arial"/>
          <w:color w:val="000000" w:themeColor="text1"/>
        </w:rPr>
        <w:t>RDP)</w:t>
      </w:r>
      <w:r w:rsidRPr="001B01F1">
        <w:rPr>
          <w:rFonts w:ascii="Arial" w:hAnsi="Arial" w:cs="Arial"/>
          <w:color w:val="000000" w:themeColor="text1"/>
          <w:vertAlign w:val="superscript"/>
        </w:rPr>
        <w:t>29</w:t>
      </w:r>
      <w:proofErr w:type="gramEnd"/>
      <w:r w:rsidRPr="00A37901">
        <w:rPr>
          <w:rFonts w:ascii="Arial" w:hAnsi="Arial" w:cs="Arial"/>
          <w:color w:val="000000" w:themeColor="text1"/>
        </w:rPr>
        <w:t xml:space="preserve"> and clustered into operational taxonomic units (OTUs) based on a 97% similarity cutoff. Sequencing and analysis of a mock community revealed the error rate to be 0.018%. Samples were rarefied to 4231 sequences per sample in order to reduce uneven sampling bias.</w:t>
      </w:r>
    </w:p>
    <w:p w14:paraId="3FA4775B" w14:textId="32614CE2"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lastRenderedPageBreak/>
        <w:t xml:space="preserve">Diversity analysis was performed using the Simpson diversity calculator and </w:t>
      </w:r>
      <m:oMath>
        <m:r>
          <w:rPr>
            <w:rFonts w:ascii="Cambria Math" w:hAnsi="Cambria Math" w:cs="Arial"/>
            <w:color w:val="000000" w:themeColor="text1"/>
          </w:rPr>
          <m:t>θ</m:t>
        </m:r>
      </m:oMath>
      <w:r w:rsidRPr="004F55A5">
        <w:rPr>
          <w:rFonts w:ascii="Arial" w:hAnsi="Arial" w:cs="Arial"/>
          <w:color w:val="000000" w:themeColor="text1"/>
          <w:vertAlign w:val="subscript"/>
          <w:rPrChange w:id="433" w:author="Pat Schloss" w:date="2017-10-27T14:36:00Z">
            <w:rPr>
              <w:rFonts w:ascii="Arial" w:hAnsi="Arial" w:cs="Arial"/>
              <w:color w:val="000000" w:themeColor="text1"/>
            </w:rPr>
          </w:rPrChange>
        </w:rPr>
        <w:t>YC</w:t>
      </w:r>
      <w:r w:rsidRPr="00A37901">
        <w:rPr>
          <w:rFonts w:ascii="Arial" w:hAnsi="Arial" w:cs="Arial"/>
          <w:color w:val="000000" w:themeColor="text1"/>
        </w:rPr>
        <w:t xml:space="preserve"> </w:t>
      </w:r>
      <w:del w:id="434" w:author="Pat Schloss" w:date="2017-10-27T14:36:00Z">
        <w:r w:rsidRPr="00A37901" w:rsidDel="004F55A5">
          <w:rPr>
            <w:rFonts w:ascii="Arial" w:hAnsi="Arial" w:cs="Arial"/>
            <w:color w:val="000000" w:themeColor="text1"/>
          </w:rPr>
          <w:delText xml:space="preserve">calculator </w:delText>
        </w:r>
      </w:del>
      <w:r w:rsidRPr="00A37901">
        <w:rPr>
          <w:rFonts w:ascii="Arial" w:hAnsi="Arial" w:cs="Arial"/>
          <w:color w:val="000000" w:themeColor="text1"/>
        </w:rPr>
        <w:t xml:space="preserve">metrics in mothur version 1.39.5 </w:t>
      </w:r>
      <w:commentRangeStart w:id="435"/>
      <w:r w:rsidRPr="00A37901">
        <w:rPr>
          <w:rFonts w:ascii="Arial" w:hAnsi="Arial" w:cs="Arial"/>
          <w:color w:val="000000" w:themeColor="text1"/>
        </w:rPr>
        <w:t>28</w:t>
      </w:r>
      <w:commentRangeEnd w:id="435"/>
      <w:r w:rsidR="004F55A5">
        <w:rPr>
          <w:rStyle w:val="CommentReference"/>
        </w:rPr>
        <w:commentReference w:id="435"/>
      </w:r>
      <w:r w:rsidRPr="00A37901">
        <w:rPr>
          <w:rFonts w:ascii="Arial" w:hAnsi="Arial" w:cs="Arial"/>
          <w:color w:val="000000" w:themeColor="text1"/>
        </w:rPr>
        <w:t xml:space="preserve">. </w:t>
      </w:r>
      <w:ins w:id="436" w:author="Pat Schloss" w:date="2017-10-27T14:35:00Z">
        <m:oMath>
          <m:r>
            <w:rPr>
              <w:rFonts w:ascii="Cambria Math" w:hAnsi="Cambria Math" w:cs="Arial"/>
              <w:color w:val="000000" w:themeColor="text1"/>
            </w:rPr>
            <m:t>θ</m:t>
          </m:r>
        </m:oMath>
        <w:r w:rsidR="004F55A5" w:rsidRPr="004F55A5">
          <w:rPr>
            <w:rFonts w:ascii="Arial" w:hAnsi="Arial" w:cs="Arial"/>
            <w:color w:val="000000" w:themeColor="text1"/>
            <w:vertAlign w:val="subscript"/>
            <w:rPrChange w:id="437" w:author="Pat Schloss" w:date="2017-10-27T14:36:00Z">
              <w:rPr>
                <w:rFonts w:ascii="Arial" w:hAnsi="Arial" w:cs="Arial"/>
                <w:color w:val="000000" w:themeColor="text1"/>
              </w:rPr>
            </w:rPrChange>
          </w:rPr>
          <w:t>YC</w:t>
        </w:r>
        <w:r w:rsidR="004F55A5" w:rsidRPr="00A37901" w:rsidDel="004F55A5">
          <w:rPr>
            <w:rFonts w:ascii="Arial" w:hAnsi="Arial" w:cs="Arial"/>
            <w:color w:val="000000" w:themeColor="text1"/>
          </w:rPr>
          <w:t xml:space="preserve"> </w:t>
        </w:r>
      </w:ins>
      <w:del w:id="438" w:author="Pat Schloss" w:date="2017-10-27T14:35:00Z">
        <w:r w:rsidRPr="00A37901" w:rsidDel="004F55A5">
          <w:rPr>
            <w:rFonts w:ascii="Arial" w:hAnsi="Arial" w:cs="Arial"/>
            <w:color w:val="000000" w:themeColor="text1"/>
          </w:rPr>
          <w:delText xml:space="preserve">ThetaYC </w:delText>
        </w:r>
      </w:del>
      <w:r w:rsidRPr="00A37901">
        <w:rPr>
          <w:rFonts w:ascii="Arial" w:hAnsi="Arial" w:cs="Arial"/>
          <w:color w:val="000000" w:themeColor="text1"/>
        </w:rPr>
        <w:t xml:space="preserve">distances were calculated to determine the dissimilarity between two samples. </w:t>
      </w:r>
      <w:commentRangeStart w:id="439"/>
      <w:r w:rsidRPr="00A37901">
        <w:rPr>
          <w:rFonts w:ascii="Arial" w:hAnsi="Arial" w:cs="Arial"/>
          <w:color w:val="000000" w:themeColor="text1"/>
        </w:rPr>
        <w:t xml:space="preserve">Random Forest classification models were built using the </w:t>
      </w:r>
      <w:proofErr w:type="spellStart"/>
      <w:r w:rsidRPr="00A37901">
        <w:rPr>
          <w:rFonts w:ascii="Arial" w:hAnsi="Arial" w:cs="Arial"/>
          <w:color w:val="000000" w:themeColor="text1"/>
        </w:rPr>
        <w:t>randomForest</w:t>
      </w:r>
      <w:proofErr w:type="spellEnd"/>
      <w:r w:rsidRPr="00A37901">
        <w:rPr>
          <w:rFonts w:ascii="Arial" w:hAnsi="Arial" w:cs="Arial"/>
          <w:color w:val="000000" w:themeColor="text1"/>
        </w:rPr>
        <w:t xml:space="preserve"> R package and resultant models were used to identify the OTUs that were most important for classifying each location</w:t>
      </w:r>
      <w:r w:rsidRPr="001B01F1">
        <w:rPr>
          <w:rFonts w:ascii="Arial" w:hAnsi="Arial" w:cs="Arial"/>
          <w:color w:val="000000" w:themeColor="text1"/>
          <w:vertAlign w:val="superscript"/>
        </w:rPr>
        <w:t>30</w:t>
      </w:r>
      <w:commentRangeEnd w:id="439"/>
      <w:r w:rsidR="00602A21">
        <w:rPr>
          <w:rStyle w:val="CommentReference"/>
        </w:rPr>
        <w:commentReference w:id="439"/>
      </w:r>
      <w:r w:rsidRPr="00A37901">
        <w:rPr>
          <w:rFonts w:ascii="Arial" w:hAnsi="Arial" w:cs="Arial"/>
          <w:color w:val="000000" w:themeColor="text1"/>
        </w:rPr>
        <w:t xml:space="preserve">. </w:t>
      </w:r>
      <w:del w:id="440" w:author="Pat Schloss" w:date="2017-10-27T14:36:00Z">
        <w:r w:rsidRPr="00A37901" w:rsidDel="004F55A5">
          <w:rPr>
            <w:rFonts w:ascii="Arial" w:hAnsi="Arial" w:cs="Arial"/>
            <w:color w:val="000000" w:themeColor="text1"/>
          </w:rPr>
          <w:delText>To get s</w:delText>
        </w:r>
      </w:del>
      <w:ins w:id="441" w:author="Pat Schloss" w:date="2017-10-27T14:36:00Z">
        <w:r w:rsidR="004F55A5">
          <w:rPr>
            <w:rFonts w:ascii="Arial" w:hAnsi="Arial" w:cs="Arial"/>
            <w:color w:val="000000" w:themeColor="text1"/>
          </w:rPr>
          <w:t>S</w:t>
        </w:r>
      </w:ins>
      <w:r w:rsidRPr="00A37901">
        <w:rPr>
          <w:rFonts w:ascii="Arial" w:hAnsi="Arial" w:cs="Arial"/>
          <w:color w:val="000000" w:themeColor="text1"/>
        </w:rPr>
        <w:t xml:space="preserve">pecies-level information </w:t>
      </w:r>
      <w:del w:id="442" w:author="Pat Schloss" w:date="2017-10-27T14:36:00Z">
        <w:r w:rsidRPr="00A37901" w:rsidDel="004F55A5">
          <w:rPr>
            <w:rFonts w:ascii="Arial" w:hAnsi="Arial" w:cs="Arial"/>
            <w:color w:val="000000" w:themeColor="text1"/>
          </w:rPr>
          <w:delText xml:space="preserve">about </w:delText>
        </w:r>
      </w:del>
      <w:ins w:id="443" w:author="Pat Schloss" w:date="2017-10-27T14:36:00Z">
        <w:r w:rsidR="004F55A5">
          <w:rPr>
            <w:rFonts w:ascii="Arial" w:hAnsi="Arial" w:cs="Arial"/>
            <w:color w:val="000000" w:themeColor="text1"/>
          </w:rPr>
          <w:t xml:space="preserve">for </w:t>
        </w:r>
      </w:ins>
      <w:r w:rsidRPr="00A37901">
        <w:rPr>
          <w:rFonts w:ascii="Arial" w:hAnsi="Arial" w:cs="Arial"/>
          <w:color w:val="000000" w:themeColor="text1"/>
        </w:rPr>
        <w:t>sequences of interest</w:t>
      </w:r>
      <w:del w:id="444" w:author="Pat Schloss" w:date="2017-10-27T14:36:00Z">
        <w:r w:rsidRPr="00A37901" w:rsidDel="004F55A5">
          <w:rPr>
            <w:rFonts w:ascii="Arial" w:hAnsi="Arial" w:cs="Arial"/>
            <w:color w:val="000000" w:themeColor="text1"/>
          </w:rPr>
          <w:delText xml:space="preserve">, </w:delText>
        </w:r>
      </w:del>
      <w:ins w:id="445" w:author="Pat Schloss" w:date="2017-10-27T14:36:00Z">
        <w:r w:rsidR="004F55A5">
          <w:rPr>
            <w:rFonts w:ascii="Arial" w:hAnsi="Arial" w:cs="Arial"/>
            <w:color w:val="000000" w:themeColor="text1"/>
          </w:rPr>
          <w:t xml:space="preserve"> was obtained by </w:t>
        </w:r>
      </w:ins>
      <w:del w:id="446" w:author="Pat Schloss" w:date="2017-10-27T14:36:00Z">
        <w:r w:rsidRPr="00A37901" w:rsidDel="004F55A5">
          <w:rPr>
            <w:rFonts w:ascii="Arial" w:hAnsi="Arial" w:cs="Arial"/>
            <w:color w:val="000000" w:themeColor="text1"/>
          </w:rPr>
          <w:delText xml:space="preserve">sequences were </w:delText>
        </w:r>
      </w:del>
      <w:r w:rsidRPr="00A37901">
        <w:rPr>
          <w:rFonts w:ascii="Arial" w:hAnsi="Arial" w:cs="Arial"/>
          <w:color w:val="000000" w:themeColor="text1"/>
        </w:rPr>
        <w:t>align</w:t>
      </w:r>
      <w:ins w:id="447" w:author="Pat Schloss" w:date="2017-10-27T14:36:00Z">
        <w:r w:rsidR="004F55A5">
          <w:rPr>
            <w:rFonts w:ascii="Arial" w:hAnsi="Arial" w:cs="Arial"/>
            <w:color w:val="000000" w:themeColor="text1"/>
          </w:rPr>
          <w:t xml:space="preserve">ing the sequences to the </w:t>
        </w:r>
      </w:ins>
      <w:ins w:id="448" w:author="Pat Schloss" w:date="2017-10-27T14:37:00Z">
        <w:r w:rsidR="004F55A5">
          <w:rPr>
            <w:rFonts w:ascii="Arial" w:hAnsi="Arial" w:cs="Arial"/>
            <w:color w:val="000000" w:themeColor="text1"/>
          </w:rPr>
          <w:t>GenBank nucleotide database</w:t>
        </w:r>
      </w:ins>
      <w:del w:id="449" w:author="Pat Schloss" w:date="2017-10-27T14:36:00Z">
        <w:r w:rsidRPr="00A37901" w:rsidDel="004F55A5">
          <w:rPr>
            <w:rFonts w:ascii="Arial" w:hAnsi="Arial" w:cs="Arial"/>
            <w:color w:val="000000" w:themeColor="text1"/>
          </w:rPr>
          <w:delText>ed</w:delText>
        </w:r>
      </w:del>
      <w:r w:rsidRPr="00A37901">
        <w:rPr>
          <w:rFonts w:ascii="Arial" w:hAnsi="Arial" w:cs="Arial"/>
          <w:color w:val="000000" w:themeColor="text1"/>
        </w:rPr>
        <w:t xml:space="preserve"> using </w:t>
      </w:r>
      <w:proofErr w:type="spellStart"/>
      <w:r w:rsidRPr="00A37901">
        <w:rPr>
          <w:rFonts w:ascii="Arial" w:hAnsi="Arial" w:cs="Arial"/>
          <w:color w:val="000000" w:themeColor="text1"/>
        </w:rPr>
        <w:t>blastn</w:t>
      </w:r>
      <w:proofErr w:type="spellEnd"/>
      <w:ins w:id="450" w:author="Pat Schloss" w:date="2017-10-27T14:37:00Z">
        <w:r w:rsidR="004F55A5">
          <w:rPr>
            <w:rFonts w:ascii="Arial" w:hAnsi="Arial" w:cs="Arial"/>
            <w:color w:val="000000" w:themeColor="text1"/>
          </w:rPr>
          <w:t xml:space="preserve">. </w:t>
        </w:r>
      </w:ins>
      <w:del w:id="451" w:author="Pat Schloss" w:date="2017-10-27T14:37:00Z">
        <w:r w:rsidRPr="00A37901" w:rsidDel="004F55A5">
          <w:rPr>
            <w:rFonts w:ascii="Arial" w:hAnsi="Arial" w:cs="Arial"/>
            <w:color w:val="000000" w:themeColor="text1"/>
          </w:rPr>
          <w:delText xml:space="preserve"> and t</w:delText>
        </w:r>
      </w:del>
      <w:ins w:id="452" w:author="Pat Schloss" w:date="2017-10-27T14:37:00Z">
        <w:r w:rsidR="004F55A5">
          <w:rPr>
            <w:rFonts w:ascii="Arial" w:hAnsi="Arial" w:cs="Arial"/>
            <w:color w:val="000000" w:themeColor="text1"/>
          </w:rPr>
          <w:t>T</w:t>
        </w:r>
      </w:ins>
      <w:r w:rsidRPr="00A37901">
        <w:rPr>
          <w:rFonts w:ascii="Arial" w:hAnsi="Arial" w:cs="Arial"/>
          <w:color w:val="000000" w:themeColor="text1"/>
        </w:rPr>
        <w:t xml:space="preserve">he species name was only used if the identity score was </w:t>
      </w:r>
      <m:oMath>
        <m:r>
          <w:rPr>
            <w:rFonts w:ascii="Cambria Math" w:hAnsi="Cambria Math" w:cs="Arial"/>
            <w:color w:val="000000" w:themeColor="text1"/>
          </w:rPr>
          <m:t>≥</m:t>
        </m:r>
      </m:oMath>
      <w:r w:rsidRPr="00A37901">
        <w:rPr>
          <w:rFonts w:ascii="Arial" w:hAnsi="Arial" w:cs="Arial"/>
          <w:color w:val="000000" w:themeColor="text1"/>
        </w:rPr>
        <w:t xml:space="preserve"> 99% over the full-length of the contig and matched a single reference.</w:t>
      </w:r>
    </w:p>
    <w:p w14:paraId="2383BEF1" w14:textId="77777777" w:rsidR="00803D42" w:rsidRPr="00A37901" w:rsidRDefault="003B00EF" w:rsidP="00716FCE">
      <w:pPr>
        <w:pStyle w:val="Heading4"/>
        <w:spacing w:line="480" w:lineRule="auto"/>
        <w:rPr>
          <w:rFonts w:ascii="Arial" w:hAnsi="Arial" w:cs="Arial"/>
          <w:color w:val="000000" w:themeColor="text1"/>
        </w:rPr>
      </w:pPr>
      <w:bookmarkStart w:id="453" w:name="statistical-analysis"/>
      <w:bookmarkEnd w:id="453"/>
      <w:r w:rsidRPr="00A37901">
        <w:rPr>
          <w:rFonts w:ascii="Arial" w:hAnsi="Arial" w:cs="Arial"/>
          <w:color w:val="000000" w:themeColor="text1"/>
        </w:rPr>
        <w:t>Statistical analysis</w:t>
      </w:r>
    </w:p>
    <w:p w14:paraId="1040F813"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Differences in community membership at the phyla level were tested using the analysis of molecular variance (AMOVA) metric in mothur. Differences in </w:t>
      </w:r>
      <m:oMath>
        <m:r>
          <w:rPr>
            <w:rFonts w:ascii="Cambria Math" w:hAnsi="Cambria Math" w:cs="Arial"/>
            <w:color w:val="000000" w:themeColor="text1"/>
          </w:rPr>
          <m:t>θ</m:t>
        </m:r>
      </m:oMath>
      <w:r w:rsidRPr="000A1861">
        <w:rPr>
          <w:rFonts w:ascii="Arial" w:hAnsi="Arial" w:cs="Arial"/>
          <w:color w:val="000000" w:themeColor="text1"/>
          <w:vertAlign w:val="subscript"/>
          <w:rPrChange w:id="454" w:author="Pat Schloss" w:date="2017-10-27T14:37:00Z">
            <w:rPr>
              <w:rFonts w:ascii="Arial" w:hAnsi="Arial" w:cs="Arial"/>
              <w:color w:val="000000" w:themeColor="text1"/>
            </w:rPr>
          </w:rPrChange>
        </w:rPr>
        <w:t>YC</w:t>
      </w:r>
      <w:r w:rsidRPr="00A37901">
        <w:rPr>
          <w:rFonts w:ascii="Arial" w:hAnsi="Arial" w:cs="Arial"/>
          <w:color w:val="000000" w:themeColor="text1"/>
        </w:rPr>
        <w:t xml:space="preserve"> distances by location were tested using the Wilcoxon rank-sum test adjusted for multiple comparisons using the </w:t>
      </w:r>
      <w:proofErr w:type="spellStart"/>
      <w:r w:rsidRPr="00A37901">
        <w:rPr>
          <w:rFonts w:ascii="Arial" w:hAnsi="Arial" w:cs="Arial"/>
          <w:color w:val="000000" w:themeColor="text1"/>
        </w:rPr>
        <w:t>Benjamini</w:t>
      </w:r>
      <w:proofErr w:type="spellEnd"/>
      <w:r w:rsidRPr="00A37901">
        <w:rPr>
          <w:rFonts w:ascii="Arial" w:hAnsi="Arial" w:cs="Arial"/>
          <w:color w:val="000000" w:themeColor="text1"/>
        </w:rPr>
        <w:t>-Hochberg procedure.</w:t>
      </w:r>
    </w:p>
    <w:p w14:paraId="2779A02F" w14:textId="77777777" w:rsidR="00803D42" w:rsidRPr="00A37901" w:rsidRDefault="003B00EF" w:rsidP="00716FCE">
      <w:pPr>
        <w:pStyle w:val="Heading4"/>
        <w:spacing w:line="480" w:lineRule="auto"/>
        <w:rPr>
          <w:rFonts w:ascii="Arial" w:hAnsi="Arial" w:cs="Arial"/>
          <w:color w:val="000000" w:themeColor="text1"/>
        </w:rPr>
      </w:pPr>
      <w:bookmarkStart w:id="455" w:name="data-availability"/>
      <w:bookmarkEnd w:id="455"/>
      <w:r w:rsidRPr="00A37901">
        <w:rPr>
          <w:rFonts w:ascii="Arial" w:hAnsi="Arial" w:cs="Arial"/>
          <w:color w:val="000000" w:themeColor="text1"/>
        </w:rPr>
        <w:t>Data availability</w:t>
      </w:r>
    </w:p>
    <w:p w14:paraId="0002F628"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16S rRNA gene sequence reads and experiment metadata are available on the NCBI Sequence Read Archive (SRA) with accession number XXXX. A reproducible data analysis pipeline can be found at </w:t>
      </w:r>
      <w:hyperlink r:id="rId14">
        <w:r w:rsidRPr="00A37901">
          <w:rPr>
            <w:rStyle w:val="Hyperlink"/>
            <w:rFonts w:ascii="Arial" w:hAnsi="Arial" w:cs="Arial"/>
            <w:color w:val="000000" w:themeColor="text1"/>
          </w:rPr>
          <w:t>https://github.com/SchlossLab/Flynn_LRColon_XXXX_2017</w:t>
        </w:r>
      </w:hyperlink>
      <w:r w:rsidRPr="00A37901">
        <w:rPr>
          <w:rFonts w:ascii="Arial" w:hAnsi="Arial" w:cs="Arial"/>
          <w:color w:val="000000" w:themeColor="text1"/>
        </w:rPr>
        <w:t>.</w:t>
      </w:r>
    </w:p>
    <w:p w14:paraId="6BA0DF26" w14:textId="77777777" w:rsidR="00BC1A18" w:rsidRDefault="00BC1A18" w:rsidP="00716FCE">
      <w:pPr>
        <w:pStyle w:val="Heading3"/>
        <w:spacing w:line="480" w:lineRule="auto"/>
        <w:rPr>
          <w:ins w:id="456" w:author="PDS" w:date="2017-10-23T15:11:00Z"/>
          <w:rFonts w:ascii="Arial" w:hAnsi="Arial" w:cs="Arial"/>
          <w:color w:val="000000" w:themeColor="text1"/>
        </w:rPr>
        <w:sectPr w:rsidR="00BC1A18" w:rsidSect="00BC1A18">
          <w:pgSz w:w="12240" w:h="15840"/>
          <w:pgMar w:top="1440" w:right="1440" w:bottom="1440" w:left="1440" w:header="720" w:footer="720" w:gutter="0"/>
          <w:lnNumType w:countBy="1" w:restart="continuous"/>
          <w:cols w:space="720"/>
        </w:sectPr>
      </w:pPr>
      <w:bookmarkStart w:id="457" w:name="figures"/>
      <w:bookmarkEnd w:id="457"/>
    </w:p>
    <w:p w14:paraId="0CAA1029" w14:textId="2A99DC30" w:rsidR="00803D42" w:rsidRPr="00A37901" w:rsidRDefault="003B00EF" w:rsidP="00716FCE">
      <w:pPr>
        <w:pStyle w:val="Heading3"/>
        <w:spacing w:line="480" w:lineRule="auto"/>
        <w:rPr>
          <w:rFonts w:ascii="Arial" w:hAnsi="Arial" w:cs="Arial"/>
          <w:color w:val="000000" w:themeColor="text1"/>
        </w:rPr>
      </w:pPr>
      <w:r w:rsidRPr="00A37901">
        <w:rPr>
          <w:rFonts w:ascii="Arial" w:hAnsi="Arial" w:cs="Arial"/>
          <w:color w:val="000000" w:themeColor="text1"/>
        </w:rPr>
        <w:lastRenderedPageBreak/>
        <w:t>Figures</w:t>
      </w:r>
    </w:p>
    <w:p w14:paraId="11C0F21E" w14:textId="77777777" w:rsidR="00803D42" w:rsidRPr="00A37901" w:rsidRDefault="003B00EF" w:rsidP="00716FCE">
      <w:pPr>
        <w:pStyle w:val="Heading4"/>
        <w:spacing w:line="480" w:lineRule="auto"/>
        <w:rPr>
          <w:del w:id="458" w:author="PDS" w:date="2017-10-23T15:11:00Z"/>
          <w:rFonts w:ascii="Arial" w:hAnsi="Arial" w:cs="Arial"/>
          <w:color w:val="000000" w:themeColor="text1"/>
        </w:rPr>
      </w:pPr>
      <w:bookmarkStart w:id="459" w:name="figure-1"/>
      <w:bookmarkEnd w:id="459"/>
      <w:r w:rsidRPr="00A37901">
        <w:rPr>
          <w:rFonts w:ascii="Arial" w:hAnsi="Arial" w:cs="Arial"/>
          <w:color w:val="000000" w:themeColor="text1"/>
        </w:rPr>
        <w:t>Figure 1</w:t>
      </w:r>
    </w:p>
    <w:p w14:paraId="321518B4" w14:textId="77777777" w:rsidR="00803D42" w:rsidRPr="00A37901" w:rsidRDefault="003B00EF" w:rsidP="00716FCE">
      <w:pPr>
        <w:pStyle w:val="FirstParagraph"/>
        <w:spacing w:line="480" w:lineRule="auto"/>
        <w:rPr>
          <w:del w:id="460" w:author="PDS" w:date="2017-10-23T15:11:00Z"/>
          <w:rFonts w:ascii="Arial" w:hAnsi="Arial" w:cs="Arial"/>
          <w:color w:val="000000" w:themeColor="text1"/>
        </w:rPr>
      </w:pPr>
      <w:del w:id="461" w:author="PDS" w:date="2017-10-23T15:11:00Z">
        <w:r w:rsidRPr="00A37901">
          <w:rPr>
            <w:rFonts w:ascii="Arial" w:hAnsi="Arial" w:cs="Arial"/>
            <w:noProof/>
            <w:color w:val="000000" w:themeColor="text1"/>
            <w:rPrChange w:id="462" w:author="Unknown">
              <w:rPr>
                <w:noProof/>
              </w:rPr>
            </w:rPrChange>
          </w:rPr>
          <w:drawing>
            <wp:inline distT="0" distB="0" distL="0" distR="0" wp14:anchorId="6E6186E2" wp14:editId="2E806F9C">
              <wp:extent cx="5486400" cy="3020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20791"/>
                      </a:xfrm>
                      <a:prstGeom prst="rect">
                        <a:avLst/>
                      </a:prstGeom>
                      <a:noFill/>
                      <a:ln>
                        <a:noFill/>
                      </a:ln>
                    </pic:spPr>
                  </pic:pic>
                </a:graphicData>
              </a:graphic>
            </wp:inline>
          </w:drawing>
        </w:r>
      </w:del>
    </w:p>
    <w:p w14:paraId="4452703C" w14:textId="33B0B70C" w:rsidR="00803D42" w:rsidRPr="00A37901" w:rsidRDefault="00BC1A18">
      <w:pPr>
        <w:pStyle w:val="Heading4"/>
        <w:spacing w:line="480" w:lineRule="auto"/>
        <w:rPr>
          <w:rFonts w:ascii="Arial" w:hAnsi="Arial" w:cs="Arial"/>
          <w:color w:val="000000" w:themeColor="text1"/>
        </w:rPr>
        <w:pPrChange w:id="463" w:author="PDS" w:date="2017-10-23T15:11:00Z">
          <w:pPr>
            <w:pStyle w:val="BodyText"/>
            <w:spacing w:line="480" w:lineRule="auto"/>
          </w:pPr>
        </w:pPrChange>
      </w:pPr>
      <w:ins w:id="464" w:author="PDS" w:date="2017-10-23T15:11:00Z">
        <w:r>
          <w:rPr>
            <w:rFonts w:ascii="Arial" w:hAnsi="Arial" w:cs="Arial"/>
            <w:color w:val="000000" w:themeColor="text1"/>
          </w:rPr>
          <w:t xml:space="preserve">. </w:t>
        </w:r>
      </w:ins>
      <w:r w:rsidR="003B00EF" w:rsidRPr="00BC1A18">
        <w:rPr>
          <w:rFonts w:ascii="Arial" w:hAnsi="Arial"/>
          <w:b w:val="0"/>
          <w:color w:val="000000" w:themeColor="text1"/>
          <w:rPrChange w:id="465" w:author="PDS" w:date="2017-10-23T15:11:00Z">
            <w:rPr>
              <w:rFonts w:ascii="Arial" w:hAnsi="Arial"/>
              <w:color w:val="000000" w:themeColor="text1"/>
            </w:rPr>
          </w:rPrChange>
        </w:rPr>
        <w:t xml:space="preserve">Sampling strategy. A flexible </w:t>
      </w:r>
      <w:proofErr w:type="spellStart"/>
      <w:r w:rsidR="003B00EF" w:rsidRPr="00BC1A18">
        <w:rPr>
          <w:rFonts w:ascii="Arial" w:hAnsi="Arial"/>
          <w:b w:val="0"/>
          <w:color w:val="000000" w:themeColor="text1"/>
          <w:rPrChange w:id="466" w:author="PDS" w:date="2017-10-23T15:11:00Z">
            <w:rPr>
              <w:rFonts w:ascii="Arial" w:hAnsi="Arial"/>
              <w:color w:val="000000" w:themeColor="text1"/>
            </w:rPr>
          </w:rPrChange>
        </w:rPr>
        <w:t>sigmoidoscope</w:t>
      </w:r>
      <w:proofErr w:type="spellEnd"/>
      <w:r w:rsidR="003B00EF" w:rsidRPr="00BC1A18">
        <w:rPr>
          <w:rFonts w:ascii="Arial" w:hAnsi="Arial"/>
          <w:b w:val="0"/>
          <w:color w:val="000000" w:themeColor="text1"/>
          <w:rPrChange w:id="467" w:author="PDS" w:date="2017-10-23T15:11:00Z">
            <w:rPr>
              <w:rFonts w:ascii="Arial" w:hAnsi="Arial"/>
              <w:color w:val="000000" w:themeColor="text1"/>
            </w:rPr>
          </w:rPrChange>
        </w:rPr>
        <w:t xml:space="preserve"> was used to sample the distal colonic luminal contents and mucosa. The scope was inserted ~ 25cm into the subject and endoscopy brushes were used to sample the luminal contents (D, inset). A separate set of biopsy forceps was used to sample the distal mucosa (D, inset). The </w:t>
      </w:r>
      <w:proofErr w:type="spellStart"/>
      <w:r w:rsidR="003B00EF" w:rsidRPr="00BC1A18">
        <w:rPr>
          <w:rFonts w:ascii="Arial" w:hAnsi="Arial"/>
          <w:b w:val="0"/>
          <w:color w:val="000000" w:themeColor="text1"/>
          <w:rPrChange w:id="468" w:author="PDS" w:date="2017-10-23T15:11:00Z">
            <w:rPr>
              <w:rFonts w:ascii="Arial" w:hAnsi="Arial"/>
              <w:color w:val="000000" w:themeColor="text1"/>
            </w:rPr>
          </w:rPrChange>
        </w:rPr>
        <w:t>sigmoidoscope</w:t>
      </w:r>
      <w:proofErr w:type="spellEnd"/>
      <w:r w:rsidR="003B00EF" w:rsidRPr="00BC1A18">
        <w:rPr>
          <w:rFonts w:ascii="Arial" w:hAnsi="Arial"/>
          <w:b w:val="0"/>
          <w:color w:val="000000" w:themeColor="text1"/>
          <w:rPrChange w:id="469" w:author="PDS" w:date="2017-10-23T15:11:00Z">
            <w:rPr>
              <w:rFonts w:ascii="Arial" w:hAnsi="Arial"/>
              <w:color w:val="000000" w:themeColor="text1"/>
            </w:rPr>
          </w:rPrChange>
        </w:rPr>
        <w:t xml:space="preserve"> was removed. A pediatric </w:t>
      </w:r>
      <w:proofErr w:type="spellStart"/>
      <w:r w:rsidR="003B00EF" w:rsidRPr="00BC1A18">
        <w:rPr>
          <w:rFonts w:ascii="Arial" w:hAnsi="Arial"/>
          <w:b w:val="0"/>
          <w:color w:val="000000" w:themeColor="text1"/>
          <w:rPrChange w:id="470" w:author="PDS" w:date="2017-10-23T15:11:00Z">
            <w:rPr>
              <w:rFonts w:ascii="Arial" w:hAnsi="Arial"/>
              <w:color w:val="000000" w:themeColor="text1"/>
            </w:rPr>
          </w:rPrChange>
        </w:rPr>
        <w:t>colonoscope</w:t>
      </w:r>
      <w:proofErr w:type="spellEnd"/>
      <w:r w:rsidR="003B00EF" w:rsidRPr="00BC1A18">
        <w:rPr>
          <w:rFonts w:ascii="Arial" w:hAnsi="Arial"/>
          <w:b w:val="0"/>
          <w:color w:val="000000" w:themeColor="text1"/>
          <w:rPrChange w:id="471" w:author="PDS" w:date="2017-10-23T15:11:00Z">
            <w:rPr>
              <w:rFonts w:ascii="Arial" w:hAnsi="Arial"/>
              <w:color w:val="000000" w:themeColor="text1"/>
            </w:rPr>
          </w:rPrChange>
        </w:rPr>
        <w:t xml:space="preserve"> was inserted and used to access the proximal colon</w:t>
      </w:r>
      <w:r w:rsidR="00B44C20" w:rsidRPr="00BC1A18">
        <w:rPr>
          <w:rFonts w:ascii="Arial" w:hAnsi="Arial"/>
          <w:b w:val="0"/>
          <w:color w:val="000000" w:themeColor="text1"/>
          <w:rPrChange w:id="472" w:author="PDS" w:date="2017-10-23T15:11:00Z">
            <w:rPr>
              <w:rFonts w:ascii="Arial" w:hAnsi="Arial"/>
              <w:color w:val="000000" w:themeColor="text1"/>
            </w:rPr>
          </w:rPrChange>
        </w:rPr>
        <w:t xml:space="preserve"> (P, inset)</w:t>
      </w:r>
      <w:r w:rsidR="003B00EF" w:rsidRPr="00BC1A18">
        <w:rPr>
          <w:rFonts w:ascii="Arial" w:hAnsi="Arial"/>
          <w:b w:val="0"/>
          <w:color w:val="000000" w:themeColor="text1"/>
          <w:rPrChange w:id="473" w:author="PDS" w:date="2017-10-23T15:11:00Z">
            <w:rPr>
              <w:rFonts w:ascii="Arial" w:hAnsi="Arial"/>
              <w:color w:val="000000" w:themeColor="text1"/>
            </w:rPr>
          </w:rPrChange>
        </w:rPr>
        <w:t>. Biopsies were taken of the proximal luminal contents and mucosa as described. One week prior to the procedure stool was collected at home and sent into the laboratory. Representative images from one individual are shown.</w:t>
      </w:r>
      <w:ins w:id="474" w:author="PDS" w:date="2017-10-23T15:11:00Z">
        <w:r w:rsidRPr="00BC1A18">
          <w:rPr>
            <w:rFonts w:ascii="Arial" w:hAnsi="Arial" w:cs="Arial"/>
            <w:noProof/>
            <w:color w:val="000000" w:themeColor="text1"/>
          </w:rPr>
          <w:t xml:space="preserve"> </w:t>
        </w:r>
        <w:r w:rsidRPr="00BC1A18">
          <w:rPr>
            <w:rFonts w:ascii="Arial" w:hAnsi="Arial" w:cs="Arial"/>
            <w:noProof/>
            <w:color w:val="000000" w:themeColor="text1"/>
            <w:rPrChange w:id="475" w:author="Unknown">
              <w:rPr>
                <w:noProof/>
              </w:rPr>
            </w:rPrChange>
          </w:rPr>
          <w:drawing>
            <wp:inline distT="0" distB="0" distL="0" distR="0" wp14:anchorId="10A09A9F" wp14:editId="7C586DB2">
              <wp:extent cx="5486400" cy="3020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20791"/>
                      </a:xfrm>
                      <a:prstGeom prst="rect">
                        <a:avLst/>
                      </a:prstGeom>
                      <a:noFill/>
                      <a:ln>
                        <a:noFill/>
                      </a:ln>
                    </pic:spPr>
                  </pic:pic>
                </a:graphicData>
              </a:graphic>
            </wp:inline>
          </w:drawing>
        </w:r>
      </w:ins>
    </w:p>
    <w:p w14:paraId="6BDEEE35" w14:textId="77777777" w:rsidR="00BC1A18" w:rsidRDefault="00BC1A18" w:rsidP="00716FCE">
      <w:pPr>
        <w:pStyle w:val="Heading4"/>
        <w:spacing w:line="480" w:lineRule="auto"/>
        <w:rPr>
          <w:ins w:id="476" w:author="PDS" w:date="2017-10-23T15:11:00Z"/>
          <w:rFonts w:ascii="Arial" w:hAnsi="Arial" w:cs="Arial"/>
          <w:color w:val="000000" w:themeColor="text1"/>
        </w:rPr>
        <w:sectPr w:rsidR="00BC1A18" w:rsidSect="00BC1A18">
          <w:pgSz w:w="12240" w:h="15840"/>
          <w:pgMar w:top="1440" w:right="1440" w:bottom="1440" w:left="1440" w:header="720" w:footer="720" w:gutter="0"/>
          <w:lnNumType w:countBy="1" w:restart="continuous"/>
          <w:cols w:space="720"/>
        </w:sectPr>
      </w:pPr>
      <w:bookmarkStart w:id="477" w:name="figure-2"/>
      <w:bookmarkEnd w:id="477"/>
    </w:p>
    <w:p w14:paraId="10466F8B" w14:textId="77777777" w:rsidR="00803D42" w:rsidRPr="00A37901" w:rsidRDefault="003B00EF" w:rsidP="00716FCE">
      <w:pPr>
        <w:pStyle w:val="Heading4"/>
        <w:spacing w:line="480" w:lineRule="auto"/>
        <w:rPr>
          <w:del w:id="478" w:author="PDS" w:date="2017-10-23T15:11:00Z"/>
          <w:rFonts w:ascii="Arial" w:hAnsi="Arial" w:cs="Arial"/>
          <w:color w:val="000000" w:themeColor="text1"/>
        </w:rPr>
      </w:pPr>
      <w:r w:rsidRPr="00A37901">
        <w:rPr>
          <w:rFonts w:ascii="Arial" w:hAnsi="Arial" w:cs="Arial"/>
          <w:color w:val="000000" w:themeColor="text1"/>
        </w:rPr>
        <w:lastRenderedPageBreak/>
        <w:t>Figure 2</w:t>
      </w:r>
    </w:p>
    <w:p w14:paraId="7931DFFD" w14:textId="77777777" w:rsidR="00281A02" w:rsidRPr="00A37901" w:rsidRDefault="00281A02" w:rsidP="00716FCE">
      <w:pPr>
        <w:pStyle w:val="BodyText"/>
        <w:spacing w:line="480" w:lineRule="auto"/>
        <w:rPr>
          <w:del w:id="479" w:author="PDS" w:date="2017-10-23T15:11:00Z"/>
          <w:rFonts w:ascii="Arial" w:hAnsi="Arial" w:cs="Arial"/>
          <w:color w:val="000000" w:themeColor="text1"/>
        </w:rPr>
      </w:pPr>
      <w:del w:id="480" w:author="PDS" w:date="2017-10-23T15:11:00Z">
        <w:r w:rsidRPr="00A37901">
          <w:rPr>
            <w:rFonts w:ascii="Arial" w:hAnsi="Arial" w:cs="Arial"/>
            <w:noProof/>
            <w:color w:val="000000" w:themeColor="text1"/>
            <w:rPrChange w:id="481" w:author="Unknown">
              <w:rPr>
                <w:noProof/>
              </w:rPr>
            </w:rPrChange>
          </w:rPr>
          <w:drawing>
            <wp:inline distT="0" distB="0" distL="0" distR="0" wp14:anchorId="096AEB78" wp14:editId="65D80620">
              <wp:extent cx="3889717" cy="4459956"/>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0231" cy="4460545"/>
                      </a:xfrm>
                      <a:prstGeom prst="rect">
                        <a:avLst/>
                      </a:prstGeom>
                      <a:noFill/>
                      <a:ln>
                        <a:noFill/>
                      </a:ln>
                    </pic:spPr>
                  </pic:pic>
                </a:graphicData>
              </a:graphic>
            </wp:inline>
          </w:drawing>
        </w:r>
      </w:del>
    </w:p>
    <w:p w14:paraId="4F45D16D" w14:textId="00065D79" w:rsidR="00803D42" w:rsidRPr="0068484D" w:rsidRDefault="00BC1A18">
      <w:pPr>
        <w:pStyle w:val="Heading4"/>
        <w:spacing w:line="480" w:lineRule="auto"/>
        <w:rPr>
          <w:rFonts w:ascii="Arial" w:hAnsi="Arial"/>
          <w:color w:val="000000" w:themeColor="text1"/>
        </w:rPr>
        <w:pPrChange w:id="482" w:author="PDS" w:date="2017-10-23T15:11:00Z">
          <w:pPr>
            <w:pStyle w:val="FirstParagraph"/>
            <w:spacing w:line="480" w:lineRule="auto"/>
          </w:pPr>
        </w:pPrChange>
      </w:pPr>
      <w:ins w:id="483" w:author="PDS" w:date="2017-10-23T15:11:00Z">
        <w:r>
          <w:rPr>
            <w:rFonts w:ascii="Arial" w:hAnsi="Arial" w:cs="Arial"/>
            <w:color w:val="000000" w:themeColor="text1"/>
          </w:rPr>
          <w:t xml:space="preserve">. </w:t>
        </w:r>
      </w:ins>
      <w:del w:id="484" w:author="Pat Schloss" w:date="2017-10-27T14:38:00Z">
        <w:r w:rsidR="003B00EF" w:rsidRPr="00BC1A18" w:rsidDel="000A1861">
          <w:rPr>
            <w:rFonts w:ascii="Arial" w:hAnsi="Arial"/>
            <w:b w:val="0"/>
            <w:color w:val="000000" w:themeColor="text1"/>
            <w:rPrChange w:id="485" w:author="PDS" w:date="2017-10-23T15:11:00Z">
              <w:rPr>
                <w:rFonts w:ascii="Arial" w:hAnsi="Arial"/>
                <w:color w:val="000000" w:themeColor="text1"/>
              </w:rPr>
            </w:rPrChange>
          </w:rPr>
          <w:delText xml:space="preserve">Microbial </w:delText>
        </w:r>
      </w:del>
      <w:proofErr w:type="gramStart"/>
      <w:ins w:id="486" w:author="Pat Schloss" w:date="2017-10-27T14:38:00Z">
        <w:r w:rsidR="000A1861">
          <w:rPr>
            <w:rFonts w:ascii="Arial" w:hAnsi="Arial"/>
            <w:b w:val="0"/>
            <w:color w:val="000000" w:themeColor="text1"/>
          </w:rPr>
          <w:t xml:space="preserve">Phylum-level relative abundance </w:t>
        </w:r>
      </w:ins>
      <w:del w:id="487" w:author="Pat Schloss" w:date="2017-10-27T14:38:00Z">
        <w:r w:rsidR="003B00EF" w:rsidRPr="00BC1A18" w:rsidDel="000A1861">
          <w:rPr>
            <w:rFonts w:ascii="Arial" w:hAnsi="Arial"/>
            <w:b w:val="0"/>
            <w:color w:val="000000" w:themeColor="text1"/>
            <w:rPrChange w:id="488" w:author="PDS" w:date="2017-10-23T15:11:00Z">
              <w:rPr>
                <w:rFonts w:ascii="Arial" w:hAnsi="Arial"/>
                <w:color w:val="000000" w:themeColor="text1"/>
              </w:rPr>
            </w:rPrChange>
          </w:rPr>
          <w:delText xml:space="preserve">membership </w:delText>
        </w:r>
      </w:del>
      <w:r w:rsidR="003B00EF" w:rsidRPr="00BC1A18">
        <w:rPr>
          <w:rFonts w:ascii="Arial" w:hAnsi="Arial"/>
          <w:b w:val="0"/>
          <w:color w:val="000000" w:themeColor="text1"/>
          <w:rPrChange w:id="489" w:author="PDS" w:date="2017-10-23T15:11:00Z">
            <w:rPr>
              <w:rFonts w:ascii="Arial" w:hAnsi="Arial"/>
              <w:color w:val="000000" w:themeColor="text1"/>
            </w:rPr>
          </w:rPrChange>
        </w:rPr>
        <w:t xml:space="preserve">and diversity </w:t>
      </w:r>
      <w:del w:id="490" w:author="Pat Schloss" w:date="2017-10-27T14:38:00Z">
        <w:r w:rsidR="003B00EF" w:rsidRPr="00BC1A18" w:rsidDel="000A1861">
          <w:rPr>
            <w:rFonts w:ascii="Arial" w:hAnsi="Arial"/>
            <w:b w:val="0"/>
            <w:color w:val="000000" w:themeColor="text1"/>
            <w:rPrChange w:id="491" w:author="PDS" w:date="2017-10-23T15:11:00Z">
              <w:rPr>
                <w:rFonts w:ascii="Arial" w:hAnsi="Arial"/>
                <w:color w:val="000000" w:themeColor="text1"/>
              </w:rPr>
            </w:rPrChange>
          </w:rPr>
          <w:delText xml:space="preserve">of </w:delText>
        </w:r>
      </w:del>
      <w:ins w:id="492" w:author="Pat Schloss" w:date="2017-10-27T14:38:00Z">
        <w:r w:rsidR="000A1861">
          <w:rPr>
            <w:rFonts w:ascii="Arial" w:hAnsi="Arial"/>
            <w:b w:val="0"/>
            <w:color w:val="000000" w:themeColor="text1"/>
          </w:rPr>
          <w:t xml:space="preserve">in </w:t>
        </w:r>
      </w:ins>
      <w:r w:rsidR="003B00EF" w:rsidRPr="00BC1A18">
        <w:rPr>
          <w:rFonts w:ascii="Arial" w:hAnsi="Arial"/>
          <w:b w:val="0"/>
          <w:color w:val="000000" w:themeColor="text1"/>
          <w:rPrChange w:id="493" w:author="PDS" w:date="2017-10-23T15:11:00Z">
            <w:rPr>
              <w:rFonts w:ascii="Arial" w:hAnsi="Arial"/>
              <w:color w:val="000000" w:themeColor="text1"/>
            </w:rPr>
          </w:rPrChange>
        </w:rPr>
        <w:t>the proximal and distal human colon.</w:t>
      </w:r>
      <w:proofErr w:type="gramEnd"/>
      <w:r w:rsidR="003B00EF" w:rsidRPr="00BC1A18">
        <w:rPr>
          <w:rFonts w:ascii="Arial" w:hAnsi="Arial"/>
          <w:b w:val="0"/>
          <w:color w:val="000000" w:themeColor="text1"/>
          <w:rPrChange w:id="494" w:author="PDS" w:date="2017-10-23T15:11:00Z">
            <w:rPr>
              <w:rFonts w:ascii="Arial" w:hAnsi="Arial"/>
              <w:color w:val="000000" w:themeColor="text1"/>
            </w:rPr>
          </w:rPrChange>
        </w:rPr>
        <w:t xml:space="preserve"> A) Relative abundance of the top five bacterial phyla in each sampling site. Each box represents the median and </w:t>
      </w:r>
      <w:proofErr w:type="spellStart"/>
      <w:ins w:id="495" w:author="Pat Schloss" w:date="2017-10-27T14:38:00Z">
        <w:r w:rsidR="000A1861">
          <w:rPr>
            <w:rFonts w:ascii="Arial" w:hAnsi="Arial"/>
            <w:b w:val="0"/>
            <w:color w:val="000000" w:themeColor="text1"/>
          </w:rPr>
          <w:t>intraquartile</w:t>
        </w:r>
        <w:proofErr w:type="spellEnd"/>
        <w:r w:rsidR="000A1861">
          <w:rPr>
            <w:rFonts w:ascii="Arial" w:hAnsi="Arial"/>
            <w:b w:val="0"/>
            <w:color w:val="000000" w:themeColor="text1"/>
          </w:rPr>
          <w:t xml:space="preserve"> range</w:t>
        </w:r>
      </w:ins>
      <w:del w:id="496" w:author="Pat Schloss" w:date="2017-10-27T14:38:00Z">
        <w:r w:rsidR="003B00EF" w:rsidRPr="00BC1A18" w:rsidDel="000A1861">
          <w:rPr>
            <w:rFonts w:ascii="Arial" w:hAnsi="Arial"/>
            <w:b w:val="0"/>
            <w:color w:val="000000" w:themeColor="text1"/>
            <w:rPrChange w:id="497" w:author="PDS" w:date="2017-10-23T15:11:00Z">
              <w:rPr>
                <w:rFonts w:ascii="Arial" w:hAnsi="Arial"/>
                <w:color w:val="000000" w:themeColor="text1"/>
              </w:rPr>
            </w:rPrChange>
          </w:rPr>
          <w:delText>confidence intervals</w:delText>
        </w:r>
      </w:del>
      <w:r w:rsidR="003B00EF" w:rsidRPr="00BC1A18">
        <w:rPr>
          <w:rFonts w:ascii="Arial" w:hAnsi="Arial"/>
          <w:b w:val="0"/>
          <w:color w:val="000000" w:themeColor="text1"/>
          <w:rPrChange w:id="498" w:author="PDS" w:date="2017-10-23T15:11:00Z">
            <w:rPr>
              <w:rFonts w:ascii="Arial" w:hAnsi="Arial"/>
              <w:color w:val="000000" w:themeColor="text1"/>
            </w:rPr>
          </w:rPrChange>
        </w:rPr>
        <w:t>. B) Simpson diversity of the microbial communities at each location. The</w:t>
      </w:r>
      <w:ins w:id="499" w:author="Pat Schloss" w:date="2017-10-27T14:38:00Z">
        <w:r w:rsidR="000A1861">
          <w:rPr>
            <w:rFonts w:ascii="Arial" w:hAnsi="Arial"/>
            <w:b w:val="0"/>
            <w:color w:val="000000" w:themeColor="text1"/>
          </w:rPr>
          <w:t xml:space="preserve"> horizontal</w:t>
        </w:r>
      </w:ins>
      <w:r w:rsidR="003B00EF" w:rsidRPr="00BC1A18">
        <w:rPr>
          <w:rFonts w:ascii="Arial" w:hAnsi="Arial"/>
          <w:b w:val="0"/>
          <w:color w:val="000000" w:themeColor="text1"/>
          <w:rPrChange w:id="500" w:author="PDS" w:date="2017-10-23T15:11:00Z">
            <w:rPr>
              <w:rFonts w:ascii="Arial" w:hAnsi="Arial"/>
              <w:color w:val="000000" w:themeColor="text1"/>
            </w:rPr>
          </w:rPrChange>
        </w:rPr>
        <w:t xml:space="preserve"> lines represent the median values.</w:t>
      </w:r>
    </w:p>
    <w:p w14:paraId="44803277" w14:textId="65747017" w:rsidR="00803D42" w:rsidRPr="00A37901" w:rsidRDefault="00BC1A18" w:rsidP="00716FCE">
      <w:pPr>
        <w:pStyle w:val="BodyText"/>
        <w:spacing w:line="480" w:lineRule="auto"/>
        <w:rPr>
          <w:rFonts w:ascii="Arial" w:hAnsi="Arial" w:cs="Arial"/>
          <w:color w:val="000000" w:themeColor="text1"/>
        </w:rPr>
      </w:pPr>
      <w:ins w:id="501" w:author="PDS" w:date="2017-10-23T15:11:00Z">
        <w:r w:rsidRPr="00BC1A18">
          <w:rPr>
            <w:rFonts w:ascii="Arial" w:hAnsi="Arial" w:cs="Arial"/>
            <w:noProof/>
            <w:color w:val="000000" w:themeColor="text1"/>
            <w:rPrChange w:id="502" w:author="Unknown">
              <w:rPr>
                <w:noProof/>
              </w:rPr>
            </w:rPrChange>
          </w:rPr>
          <w:drawing>
            <wp:inline distT="0" distB="0" distL="0" distR="0" wp14:anchorId="3EFD0782" wp14:editId="0C15E850">
              <wp:extent cx="3889717" cy="4459956"/>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0231" cy="4460545"/>
                      </a:xfrm>
                      <a:prstGeom prst="rect">
                        <a:avLst/>
                      </a:prstGeom>
                      <a:noFill/>
                      <a:ln>
                        <a:noFill/>
                      </a:ln>
                    </pic:spPr>
                  </pic:pic>
                </a:graphicData>
              </a:graphic>
            </wp:inline>
          </w:drawing>
        </w:r>
      </w:ins>
    </w:p>
    <w:p w14:paraId="2B6FE7EC" w14:textId="77777777" w:rsidR="00803D42" w:rsidRPr="00A37901" w:rsidRDefault="003B00EF" w:rsidP="00716FCE">
      <w:pPr>
        <w:pStyle w:val="Heading4"/>
        <w:spacing w:line="480" w:lineRule="auto"/>
        <w:rPr>
          <w:del w:id="503" w:author="PDS" w:date="2017-10-23T15:11:00Z"/>
          <w:rFonts w:ascii="Arial" w:hAnsi="Arial" w:cs="Arial"/>
          <w:color w:val="000000" w:themeColor="text1"/>
        </w:rPr>
      </w:pPr>
      <w:bookmarkStart w:id="504" w:name="figure-3"/>
      <w:bookmarkEnd w:id="504"/>
      <w:r w:rsidRPr="00A37901">
        <w:rPr>
          <w:rFonts w:ascii="Arial" w:hAnsi="Arial" w:cs="Arial"/>
          <w:color w:val="000000" w:themeColor="text1"/>
        </w:rPr>
        <w:lastRenderedPageBreak/>
        <w:t>Figure 3</w:t>
      </w:r>
    </w:p>
    <w:p w14:paraId="7F210A98" w14:textId="77777777" w:rsidR="00281A02" w:rsidRPr="00A37901" w:rsidRDefault="00281A02" w:rsidP="00716FCE">
      <w:pPr>
        <w:pStyle w:val="BodyText"/>
        <w:spacing w:line="480" w:lineRule="auto"/>
        <w:rPr>
          <w:del w:id="505" w:author="PDS" w:date="2017-10-23T15:11:00Z"/>
          <w:rFonts w:ascii="Arial" w:hAnsi="Arial" w:cs="Arial"/>
          <w:color w:val="000000" w:themeColor="text1"/>
        </w:rPr>
      </w:pPr>
      <w:del w:id="506" w:author="PDS" w:date="2017-10-23T15:11:00Z">
        <w:r w:rsidRPr="00A37901">
          <w:rPr>
            <w:rFonts w:ascii="Arial" w:hAnsi="Arial" w:cs="Arial"/>
            <w:noProof/>
            <w:color w:val="000000" w:themeColor="text1"/>
            <w:rPrChange w:id="507" w:author="Unknown">
              <w:rPr>
                <w:noProof/>
              </w:rPr>
            </w:rPrChange>
          </w:rPr>
          <w:drawing>
            <wp:inline distT="0" distB="0" distL="0" distR="0" wp14:anchorId="31A05C76" wp14:editId="7007DC6D">
              <wp:extent cx="4111463" cy="7001841"/>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3937" cy="7006054"/>
                      </a:xfrm>
                      <a:prstGeom prst="rect">
                        <a:avLst/>
                      </a:prstGeom>
                      <a:noFill/>
                      <a:ln>
                        <a:noFill/>
                      </a:ln>
                    </pic:spPr>
                  </pic:pic>
                </a:graphicData>
              </a:graphic>
            </wp:inline>
          </w:drawing>
        </w:r>
      </w:del>
    </w:p>
    <w:p w14:paraId="051CE057" w14:textId="4DB0D694" w:rsidR="00803D42" w:rsidRPr="00A37901" w:rsidRDefault="00BC1A18">
      <w:pPr>
        <w:pStyle w:val="Heading4"/>
        <w:spacing w:line="480" w:lineRule="auto"/>
        <w:rPr>
          <w:rFonts w:ascii="Arial" w:hAnsi="Arial" w:cs="Arial"/>
          <w:color w:val="000000" w:themeColor="text1"/>
        </w:rPr>
        <w:pPrChange w:id="508" w:author="PDS" w:date="2017-10-23T15:11:00Z">
          <w:pPr>
            <w:pStyle w:val="FirstParagraph"/>
            <w:spacing w:line="480" w:lineRule="auto"/>
          </w:pPr>
        </w:pPrChange>
      </w:pPr>
      <w:ins w:id="509" w:author="PDS" w:date="2017-10-23T15:11:00Z">
        <w:r>
          <w:rPr>
            <w:rFonts w:ascii="Arial" w:hAnsi="Arial" w:cs="Arial"/>
            <w:color w:val="000000" w:themeColor="text1"/>
          </w:rPr>
          <w:t xml:space="preserve">. </w:t>
        </w:r>
      </w:ins>
      <w:del w:id="510" w:author="Pat Schloss" w:date="2017-10-27T14:39:00Z">
        <w:r w:rsidRPr="00BC1A18" w:rsidDel="00E60E79">
          <w:rPr>
            <w:rFonts w:ascii="Arial" w:hAnsi="Arial"/>
            <w:b w:val="0"/>
            <w:color w:val="000000" w:themeColor="text1"/>
            <w:rPrChange w:id="511" w:author="PDS" w:date="2017-10-23T15:11:00Z">
              <w:rPr>
                <w:rFonts w:ascii="Arial" w:hAnsi="Arial"/>
                <w:color w:val="000000" w:themeColor="text1"/>
              </w:rPr>
            </w:rPrChange>
          </w:rPr>
          <w:delText xml:space="preserve">Distances </w:delText>
        </w:r>
      </w:del>
      <w:proofErr w:type="gramStart"/>
      <w:ins w:id="512" w:author="Pat Schloss" w:date="2017-10-27T14:39:00Z">
        <w:r w:rsidR="00E60E79">
          <w:rPr>
            <w:rFonts w:ascii="Arial" w:hAnsi="Arial"/>
            <w:b w:val="0"/>
            <w:color w:val="000000" w:themeColor="text1"/>
          </w:rPr>
          <w:t>Comparison</w:t>
        </w:r>
        <w:r w:rsidR="00E60E79" w:rsidRPr="00BC1A18">
          <w:rPr>
            <w:rFonts w:ascii="Arial" w:hAnsi="Arial"/>
            <w:b w:val="0"/>
            <w:color w:val="000000" w:themeColor="text1"/>
            <w:rPrChange w:id="513" w:author="PDS" w:date="2017-10-23T15:11:00Z">
              <w:rPr>
                <w:rFonts w:ascii="Arial" w:hAnsi="Arial"/>
                <w:color w:val="000000" w:themeColor="text1"/>
              </w:rPr>
            </w:rPrChange>
          </w:rPr>
          <w:t xml:space="preserve"> </w:t>
        </w:r>
      </w:ins>
      <w:r w:rsidRPr="00BC1A18">
        <w:rPr>
          <w:rFonts w:ascii="Arial" w:hAnsi="Arial"/>
          <w:b w:val="0"/>
          <w:color w:val="000000" w:themeColor="text1"/>
          <w:rPrChange w:id="514" w:author="PDS" w:date="2017-10-23T15:11:00Z">
            <w:rPr>
              <w:rFonts w:ascii="Arial" w:hAnsi="Arial"/>
              <w:color w:val="000000" w:themeColor="text1"/>
            </w:rPr>
          </w:rPrChange>
        </w:rPr>
        <w:t>of microbial community structure between sites of the gut.</w:t>
      </w:r>
      <w:proofErr w:type="gramEnd"/>
      <w:r w:rsidRPr="00BC1A18">
        <w:rPr>
          <w:rFonts w:ascii="Arial" w:hAnsi="Arial"/>
          <w:b w:val="0"/>
          <w:color w:val="000000" w:themeColor="text1"/>
          <w:rPrChange w:id="515" w:author="PDS" w:date="2017-10-23T15:11:00Z">
            <w:rPr>
              <w:rFonts w:ascii="Arial" w:hAnsi="Arial"/>
              <w:color w:val="000000" w:themeColor="text1"/>
            </w:rPr>
          </w:rPrChange>
        </w:rPr>
        <w:t xml:space="preserve"> </w:t>
      </w:r>
      <w:proofErr w:type="spellStart"/>
      <w:r w:rsidRPr="00BC1A18">
        <w:rPr>
          <w:rFonts w:ascii="Arial" w:hAnsi="Arial"/>
          <w:b w:val="0"/>
          <w:color w:val="000000" w:themeColor="text1"/>
          <w:rPrChange w:id="516" w:author="PDS" w:date="2017-10-23T15:11:00Z">
            <w:rPr>
              <w:rFonts w:ascii="Arial" w:hAnsi="Arial"/>
              <w:color w:val="000000" w:themeColor="text1"/>
            </w:rPr>
          </w:rPrChange>
        </w:rPr>
        <w:t>ThetaYC</w:t>
      </w:r>
      <w:proofErr w:type="spellEnd"/>
      <w:r w:rsidRPr="00BC1A18">
        <w:rPr>
          <w:rFonts w:ascii="Arial" w:hAnsi="Arial"/>
          <w:b w:val="0"/>
          <w:color w:val="000000" w:themeColor="text1"/>
          <w:rPrChange w:id="517" w:author="PDS" w:date="2017-10-23T15:11:00Z">
            <w:rPr>
              <w:rFonts w:ascii="Arial" w:hAnsi="Arial"/>
              <w:color w:val="000000" w:themeColor="text1"/>
            </w:rPr>
          </w:rPrChange>
        </w:rPr>
        <w:t xml:space="preserve"> distances are shown </w:t>
      </w:r>
      <w:del w:id="518" w:author="Pat Schloss" w:date="2017-10-27T14:39:00Z">
        <w:r w:rsidRPr="00BC1A18" w:rsidDel="00E60E79">
          <w:rPr>
            <w:rFonts w:ascii="Arial" w:hAnsi="Arial"/>
            <w:b w:val="0"/>
            <w:color w:val="000000" w:themeColor="text1"/>
            <w:rPrChange w:id="519" w:author="PDS" w:date="2017-10-23T15:11:00Z">
              <w:rPr>
                <w:rFonts w:ascii="Arial" w:hAnsi="Arial"/>
                <w:color w:val="000000" w:themeColor="text1"/>
              </w:rPr>
            </w:rPrChange>
          </w:rPr>
          <w:delText xml:space="preserve">for </w:delText>
        </w:r>
      </w:del>
      <w:ins w:id="520" w:author="Pat Schloss" w:date="2017-10-27T14:39:00Z">
        <w:r w:rsidR="00E60E79">
          <w:rPr>
            <w:rFonts w:ascii="Arial" w:hAnsi="Arial"/>
            <w:b w:val="0"/>
            <w:color w:val="000000" w:themeColor="text1"/>
          </w:rPr>
          <w:t xml:space="preserve">to indicate the </w:t>
        </w:r>
      </w:ins>
      <w:r w:rsidRPr="00BC1A18">
        <w:rPr>
          <w:rFonts w:ascii="Arial" w:hAnsi="Arial"/>
          <w:b w:val="0"/>
          <w:color w:val="000000" w:themeColor="text1"/>
          <w:rPrChange w:id="521" w:author="PDS" w:date="2017-10-23T15:11:00Z">
            <w:rPr>
              <w:rFonts w:ascii="Arial" w:hAnsi="Arial"/>
              <w:color w:val="000000" w:themeColor="text1"/>
            </w:rPr>
          </w:rPrChange>
        </w:rPr>
        <w:t xml:space="preserve">interpersonal </w:t>
      </w:r>
      <w:ins w:id="522" w:author="Pat Schloss" w:date="2017-10-27T14:39:00Z">
        <w:r w:rsidR="00E60E79">
          <w:rPr>
            <w:rFonts w:ascii="Arial" w:hAnsi="Arial"/>
            <w:b w:val="0"/>
            <w:color w:val="000000" w:themeColor="text1"/>
          </w:rPr>
          <w:t>dis</w:t>
        </w:r>
      </w:ins>
      <w:r w:rsidRPr="00BC1A18">
        <w:rPr>
          <w:rFonts w:ascii="Arial" w:hAnsi="Arial"/>
          <w:b w:val="0"/>
          <w:color w:val="000000" w:themeColor="text1"/>
          <w:rPrChange w:id="523" w:author="PDS" w:date="2017-10-23T15:11:00Z">
            <w:rPr>
              <w:rFonts w:ascii="Arial" w:hAnsi="Arial"/>
              <w:color w:val="000000" w:themeColor="text1"/>
            </w:rPr>
          </w:rPrChange>
        </w:rPr>
        <w:t xml:space="preserve">similarities between two sites – each point represents one individual. In (A), comparisons of the proximal and distal mucosal and lumen are shown. In (B), comparisons of each site to the exit stool are </w:t>
      </w:r>
      <w:commentRangeStart w:id="524"/>
      <w:r w:rsidRPr="00BC1A18">
        <w:rPr>
          <w:rFonts w:ascii="Arial" w:hAnsi="Arial"/>
          <w:b w:val="0"/>
          <w:color w:val="000000" w:themeColor="text1"/>
          <w:rPrChange w:id="525" w:author="PDS" w:date="2017-10-23T15:11:00Z">
            <w:rPr>
              <w:rFonts w:ascii="Arial" w:hAnsi="Arial"/>
              <w:color w:val="000000" w:themeColor="text1"/>
            </w:rPr>
          </w:rPrChange>
        </w:rPr>
        <w:t>shown</w:t>
      </w:r>
      <w:commentRangeEnd w:id="524"/>
      <w:r w:rsidR="00E60E79">
        <w:rPr>
          <w:rStyle w:val="CommentReference"/>
          <w:rFonts w:asciiTheme="minorHAnsi" w:eastAsiaTheme="minorHAnsi" w:hAnsiTheme="minorHAnsi" w:cstheme="minorBidi"/>
          <w:b w:val="0"/>
          <w:bCs w:val="0"/>
          <w:color w:val="auto"/>
        </w:rPr>
        <w:commentReference w:id="524"/>
      </w:r>
      <w:r w:rsidRPr="00BC1A18">
        <w:rPr>
          <w:rFonts w:ascii="Arial" w:hAnsi="Arial"/>
          <w:b w:val="0"/>
          <w:color w:val="000000" w:themeColor="text1"/>
          <w:rPrChange w:id="526" w:author="PDS" w:date="2017-10-23T15:11:00Z">
            <w:rPr>
              <w:rFonts w:ascii="Arial" w:hAnsi="Arial"/>
              <w:color w:val="000000" w:themeColor="text1"/>
            </w:rPr>
          </w:rPrChange>
        </w:rPr>
        <w:t>.</w:t>
      </w:r>
    </w:p>
    <w:p w14:paraId="3FD72CAB" w14:textId="77777777" w:rsidR="00281A02" w:rsidRPr="00A37901" w:rsidRDefault="00281A02" w:rsidP="00716FCE">
      <w:pPr>
        <w:pStyle w:val="BodyText"/>
        <w:spacing w:line="480" w:lineRule="auto"/>
        <w:rPr>
          <w:ins w:id="527" w:author="PDS" w:date="2017-10-23T15:11:00Z"/>
          <w:rFonts w:ascii="Arial" w:hAnsi="Arial" w:cs="Arial"/>
          <w:color w:val="000000" w:themeColor="text1"/>
        </w:rPr>
      </w:pPr>
      <w:commentRangeStart w:id="528"/>
      <w:ins w:id="529" w:author="PDS" w:date="2017-10-23T15:11:00Z">
        <w:r w:rsidRPr="00A37901">
          <w:rPr>
            <w:rFonts w:ascii="Arial" w:hAnsi="Arial" w:cs="Arial"/>
            <w:noProof/>
            <w:color w:val="000000" w:themeColor="text1"/>
            <w:rPrChange w:id="530" w:author="Unknown">
              <w:rPr>
                <w:noProof/>
              </w:rPr>
            </w:rPrChange>
          </w:rPr>
          <w:drawing>
            <wp:inline distT="0" distB="0" distL="0" distR="0" wp14:anchorId="20DC3C49" wp14:editId="3FB04837">
              <wp:extent cx="3305590" cy="562943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7960" cy="5633471"/>
                      </a:xfrm>
                      <a:prstGeom prst="rect">
                        <a:avLst/>
                      </a:prstGeom>
                      <a:noFill/>
                      <a:ln>
                        <a:noFill/>
                      </a:ln>
                    </pic:spPr>
                  </pic:pic>
                </a:graphicData>
              </a:graphic>
            </wp:inline>
          </w:drawing>
        </w:r>
      </w:ins>
      <w:commentRangeEnd w:id="528"/>
      <w:r w:rsidR="00E60E79">
        <w:rPr>
          <w:rStyle w:val="CommentReference"/>
        </w:rPr>
        <w:commentReference w:id="528"/>
      </w:r>
    </w:p>
    <w:p w14:paraId="1D14A900" w14:textId="77777777" w:rsidR="00BC1A18" w:rsidRDefault="00BC1A18" w:rsidP="00BC1A18">
      <w:pPr>
        <w:pStyle w:val="FirstParagraph"/>
        <w:spacing w:line="480" w:lineRule="auto"/>
        <w:rPr>
          <w:ins w:id="531" w:author="PDS" w:date="2017-10-23T15:11:00Z"/>
          <w:rFonts w:ascii="Arial" w:hAnsi="Arial" w:cs="Arial"/>
          <w:b/>
          <w:color w:val="000000" w:themeColor="text1"/>
        </w:rPr>
        <w:sectPr w:rsidR="00BC1A18" w:rsidSect="00BC1A18">
          <w:pgSz w:w="12240" w:h="15840"/>
          <w:pgMar w:top="1440" w:right="1440" w:bottom="1440" w:left="1440" w:header="720" w:footer="720" w:gutter="0"/>
          <w:lnNumType w:countBy="1" w:restart="continuous"/>
          <w:cols w:space="720"/>
        </w:sectPr>
      </w:pPr>
      <w:bookmarkStart w:id="532" w:name="figure-4"/>
      <w:bookmarkEnd w:id="532"/>
    </w:p>
    <w:p w14:paraId="78A03F53" w14:textId="77777777" w:rsidR="00803D42" w:rsidRPr="00A37901" w:rsidRDefault="003B00EF" w:rsidP="00716FCE">
      <w:pPr>
        <w:pStyle w:val="Heading4"/>
        <w:spacing w:line="480" w:lineRule="auto"/>
        <w:rPr>
          <w:del w:id="533" w:author="PDS" w:date="2017-10-23T15:11:00Z"/>
          <w:rFonts w:ascii="Arial" w:hAnsi="Arial" w:cs="Arial"/>
          <w:color w:val="000000" w:themeColor="text1"/>
        </w:rPr>
      </w:pPr>
      <w:r w:rsidRPr="00BC1A18">
        <w:rPr>
          <w:rFonts w:ascii="Arial" w:hAnsi="Arial"/>
          <w:b w:val="0"/>
          <w:bCs w:val="0"/>
          <w:color w:val="000000" w:themeColor="text1"/>
        </w:rPr>
        <w:lastRenderedPageBreak/>
        <w:t>Figure 4</w:t>
      </w:r>
    </w:p>
    <w:p w14:paraId="36AA4B90" w14:textId="77777777" w:rsidR="00281A02" w:rsidRPr="00A37901" w:rsidRDefault="00975384" w:rsidP="00716FCE">
      <w:pPr>
        <w:pStyle w:val="FirstParagraph"/>
        <w:spacing w:line="480" w:lineRule="auto"/>
        <w:rPr>
          <w:del w:id="534" w:author="PDS" w:date="2017-10-23T15:11:00Z"/>
          <w:rFonts w:ascii="Arial" w:hAnsi="Arial" w:cs="Arial"/>
          <w:color w:val="000000" w:themeColor="text1"/>
        </w:rPr>
      </w:pPr>
      <w:del w:id="535" w:author="PDS" w:date="2017-10-23T15:11:00Z">
        <w:r>
          <w:rPr>
            <w:rFonts w:ascii="Arial" w:hAnsi="Arial" w:cs="Arial"/>
            <w:noProof/>
            <w:color w:val="000000" w:themeColor="text1"/>
            <w:rPrChange w:id="536" w:author="Unknown">
              <w:rPr>
                <w:noProof/>
              </w:rPr>
            </w:rPrChange>
          </w:rPr>
          <w:drawing>
            <wp:inline distT="0" distB="0" distL="0" distR="0" wp14:anchorId="3E21A941" wp14:editId="2C670991">
              <wp:extent cx="5170803" cy="6616700"/>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71" cy="6617043"/>
                      </a:xfrm>
                      <a:prstGeom prst="rect">
                        <a:avLst/>
                      </a:prstGeom>
                      <a:noFill/>
                      <a:ln>
                        <a:noFill/>
                      </a:ln>
                    </pic:spPr>
                  </pic:pic>
                </a:graphicData>
              </a:graphic>
            </wp:inline>
          </w:drawing>
        </w:r>
      </w:del>
    </w:p>
    <w:p w14:paraId="64908207" w14:textId="5428559C" w:rsidR="00BC1A18" w:rsidRPr="00A37901" w:rsidRDefault="00BC1A18" w:rsidP="00BC1A18">
      <w:pPr>
        <w:pStyle w:val="FirstParagraph"/>
        <w:spacing w:line="480" w:lineRule="auto"/>
        <w:rPr>
          <w:rFonts w:ascii="Arial" w:hAnsi="Arial" w:cs="Arial"/>
          <w:color w:val="000000" w:themeColor="text1"/>
        </w:rPr>
      </w:pPr>
      <w:ins w:id="537" w:author="PDS" w:date="2017-10-23T15:11:00Z">
        <w:r w:rsidRPr="00BC1A18">
          <w:rPr>
            <w:rFonts w:ascii="Arial" w:hAnsi="Arial" w:cs="Arial"/>
            <w:b/>
            <w:color w:val="000000" w:themeColor="text1"/>
          </w:rPr>
          <w:t xml:space="preserve">. </w:t>
        </w:r>
      </w:ins>
      <w:proofErr w:type="gramStart"/>
      <w:r w:rsidRPr="00A37901">
        <w:rPr>
          <w:rFonts w:ascii="Arial" w:hAnsi="Arial" w:cs="Arial"/>
          <w:color w:val="000000" w:themeColor="text1"/>
        </w:rPr>
        <w:t>Taxa specific to the distal and proximal sides of the colon.</w:t>
      </w:r>
      <w:proofErr w:type="gramEnd"/>
      <w:r w:rsidRPr="00A37901">
        <w:rPr>
          <w:rFonts w:ascii="Arial" w:hAnsi="Arial" w:cs="Arial"/>
          <w:color w:val="000000" w:themeColor="text1"/>
        </w:rPr>
        <w:t xml:space="preserve"> </w:t>
      </w:r>
      <w:del w:id="538" w:author="Pat Schloss" w:date="2017-10-27T14:41:00Z">
        <w:r w:rsidRPr="00A37901" w:rsidDel="00942967">
          <w:rPr>
            <w:rFonts w:ascii="Arial" w:hAnsi="Arial" w:cs="Arial"/>
            <w:color w:val="000000" w:themeColor="text1"/>
          </w:rPr>
          <w:delText xml:space="preserve">Top </w:delText>
        </w:r>
      </w:del>
      <w:proofErr w:type="gramStart"/>
      <w:ins w:id="539" w:author="Pat Schloss" w:date="2017-10-27T14:41:00Z">
        <w:r w:rsidR="00942967">
          <w:rPr>
            <w:rFonts w:ascii="Arial" w:hAnsi="Arial" w:cs="Arial"/>
            <w:color w:val="000000" w:themeColor="text1"/>
          </w:rPr>
          <w:t xml:space="preserve">The five most important </w:t>
        </w:r>
      </w:ins>
      <w:del w:id="540" w:author="Pat Schloss" w:date="2017-10-27T14:41:00Z">
        <w:r w:rsidRPr="00A37901" w:rsidDel="00942967">
          <w:rPr>
            <w:rFonts w:ascii="Arial" w:hAnsi="Arial" w:cs="Arial"/>
            <w:color w:val="000000" w:themeColor="text1"/>
          </w:rPr>
          <w:delText xml:space="preserve">five </w:delText>
        </w:r>
      </w:del>
      <w:r w:rsidRPr="00A37901">
        <w:rPr>
          <w:rFonts w:ascii="Arial" w:hAnsi="Arial" w:cs="Arial"/>
          <w:color w:val="000000" w:themeColor="text1"/>
        </w:rPr>
        <w:t xml:space="preserve">OTUs </w:t>
      </w:r>
      <w:del w:id="541" w:author="Pat Schloss" w:date="2017-10-27T14:41:00Z">
        <w:r w:rsidRPr="00A37901" w:rsidDel="00942967">
          <w:rPr>
            <w:rFonts w:ascii="Arial" w:hAnsi="Arial" w:cs="Arial"/>
            <w:color w:val="000000" w:themeColor="text1"/>
          </w:rPr>
          <w:delText xml:space="preserve">that </w:delText>
        </w:r>
      </w:del>
      <w:del w:id="542" w:author="Pat Schloss" w:date="2017-10-27T14:40:00Z">
        <w:r w:rsidRPr="00A37901" w:rsidDel="00E60E79">
          <w:rPr>
            <w:rFonts w:ascii="Arial" w:hAnsi="Arial" w:cs="Arial"/>
            <w:color w:val="000000" w:themeColor="text1"/>
          </w:rPr>
          <w:delText xml:space="preserve">are </w:delText>
        </w:r>
      </w:del>
      <w:del w:id="543" w:author="Pat Schloss" w:date="2017-10-27T14:41:00Z">
        <w:r w:rsidRPr="00A37901" w:rsidDel="00942967">
          <w:rPr>
            <w:rFonts w:ascii="Arial" w:hAnsi="Arial" w:cs="Arial"/>
            <w:color w:val="000000" w:themeColor="text1"/>
          </w:rPr>
          <w:delText xml:space="preserve">most important </w:delText>
        </w:r>
      </w:del>
      <w:r w:rsidRPr="00A37901">
        <w:rPr>
          <w:rFonts w:ascii="Arial" w:hAnsi="Arial" w:cs="Arial"/>
          <w:color w:val="000000" w:themeColor="text1"/>
        </w:rPr>
        <w:t xml:space="preserve">for </w:t>
      </w:r>
      <w:del w:id="544" w:author="Pat Schloss" w:date="2017-10-27T14:41:00Z">
        <w:r w:rsidRPr="00A37901" w:rsidDel="00E60E79">
          <w:rPr>
            <w:rFonts w:ascii="Arial" w:hAnsi="Arial" w:cs="Arial"/>
            <w:color w:val="000000" w:themeColor="text1"/>
          </w:rPr>
          <w:delText>the classification model for</w:delText>
        </w:r>
      </w:del>
      <w:ins w:id="545" w:author="Pat Schloss" w:date="2017-10-27T14:41:00Z">
        <w:r w:rsidR="00E60E79">
          <w:rPr>
            <w:rFonts w:ascii="Arial" w:hAnsi="Arial" w:cs="Arial"/>
            <w:color w:val="000000" w:themeColor="text1"/>
          </w:rPr>
          <w:t>differentiating</w:t>
        </w:r>
      </w:ins>
      <w:r w:rsidRPr="00A37901">
        <w:rPr>
          <w:rFonts w:ascii="Arial" w:hAnsi="Arial" w:cs="Arial"/>
          <w:color w:val="000000" w:themeColor="text1"/>
        </w:rPr>
        <w:t xml:space="preserve"> the distal mucosa and lumen (A) and the proximal mucosa and lumen (B).</w:t>
      </w:r>
      <w:proofErr w:type="gramEnd"/>
      <w:ins w:id="546" w:author="Pat Schloss" w:date="2017-10-27T14:42:00Z">
        <w:r w:rsidR="00602A21">
          <w:rPr>
            <w:rFonts w:ascii="Arial" w:hAnsi="Arial" w:cs="Arial"/>
            <w:color w:val="000000" w:themeColor="text1"/>
          </w:rPr>
          <w:t xml:space="preserve"> </w:t>
        </w:r>
      </w:ins>
    </w:p>
    <w:p w14:paraId="07E6C92F" w14:textId="77777777" w:rsidR="00803D42" w:rsidRPr="00A37901" w:rsidRDefault="00803D42" w:rsidP="00716FCE">
      <w:pPr>
        <w:pStyle w:val="BodyText"/>
        <w:spacing w:line="480" w:lineRule="auto"/>
        <w:rPr>
          <w:del w:id="547" w:author="PDS" w:date="2017-10-23T15:11:00Z"/>
          <w:rFonts w:ascii="Arial" w:hAnsi="Arial" w:cs="Arial"/>
          <w:color w:val="000000" w:themeColor="text1"/>
        </w:rPr>
      </w:pPr>
    </w:p>
    <w:p w14:paraId="53757C98" w14:textId="067435C8" w:rsidR="00281A02" w:rsidRPr="00A37901" w:rsidRDefault="00975384" w:rsidP="00716FCE">
      <w:pPr>
        <w:pStyle w:val="FirstParagraph"/>
        <w:spacing w:line="480" w:lineRule="auto"/>
        <w:rPr>
          <w:ins w:id="548" w:author="PDS" w:date="2017-10-23T15:11:00Z"/>
          <w:rFonts w:ascii="Arial" w:hAnsi="Arial" w:cs="Arial"/>
          <w:color w:val="000000" w:themeColor="text1"/>
        </w:rPr>
      </w:pPr>
      <w:commentRangeStart w:id="549"/>
      <w:ins w:id="550" w:author="PDS" w:date="2017-10-23T15:11:00Z">
        <w:r>
          <w:rPr>
            <w:rFonts w:ascii="Arial" w:hAnsi="Arial" w:cs="Arial"/>
            <w:noProof/>
            <w:color w:val="000000" w:themeColor="text1"/>
            <w:rPrChange w:id="551" w:author="Unknown">
              <w:rPr>
                <w:noProof/>
              </w:rPr>
            </w:rPrChange>
          </w:rPr>
          <w:drawing>
            <wp:inline distT="0" distB="0" distL="0" distR="0" wp14:anchorId="534975BB" wp14:editId="4C6C6A33">
              <wp:extent cx="4465512" cy="5714190"/>
              <wp:effectExtent l="0" t="0" r="5080" b="12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6290" cy="5715186"/>
                      </a:xfrm>
                      <a:prstGeom prst="rect">
                        <a:avLst/>
                      </a:prstGeom>
                      <a:noFill/>
                      <a:ln>
                        <a:noFill/>
                      </a:ln>
                    </pic:spPr>
                  </pic:pic>
                </a:graphicData>
              </a:graphic>
            </wp:inline>
          </w:drawing>
        </w:r>
      </w:ins>
      <w:commentRangeEnd w:id="549"/>
      <w:r w:rsidR="009C1F2F">
        <w:rPr>
          <w:rStyle w:val="CommentReference"/>
        </w:rPr>
        <w:commentReference w:id="549"/>
      </w:r>
    </w:p>
    <w:p w14:paraId="7BD5DE0E" w14:textId="77777777" w:rsidR="00BC1A18" w:rsidRDefault="00BC1A18" w:rsidP="00716FCE">
      <w:pPr>
        <w:pStyle w:val="FirstParagraph"/>
        <w:spacing w:line="480" w:lineRule="auto"/>
        <w:rPr>
          <w:ins w:id="552" w:author="PDS" w:date="2017-10-23T15:11:00Z"/>
          <w:rFonts w:ascii="Arial" w:hAnsi="Arial" w:cs="Arial"/>
          <w:color w:val="000000" w:themeColor="text1"/>
        </w:rPr>
        <w:sectPr w:rsidR="00BC1A18" w:rsidSect="00BC1A18">
          <w:pgSz w:w="12240" w:h="15840"/>
          <w:pgMar w:top="1440" w:right="1440" w:bottom="1440" w:left="1440" w:header="720" w:footer="720" w:gutter="0"/>
          <w:lnNumType w:countBy="1" w:restart="continuous"/>
          <w:cols w:space="720"/>
        </w:sectPr>
      </w:pPr>
    </w:p>
    <w:p w14:paraId="3BC0CAD2" w14:textId="77777777" w:rsidR="00803D42" w:rsidRPr="00A37901" w:rsidRDefault="003B00EF" w:rsidP="00716FCE">
      <w:pPr>
        <w:pStyle w:val="Heading4"/>
        <w:spacing w:line="480" w:lineRule="auto"/>
        <w:rPr>
          <w:del w:id="553" w:author="PDS" w:date="2017-10-23T15:11:00Z"/>
          <w:rFonts w:ascii="Arial" w:hAnsi="Arial" w:cs="Arial"/>
          <w:color w:val="000000" w:themeColor="text1"/>
        </w:rPr>
      </w:pPr>
      <w:bookmarkStart w:id="554" w:name="figure-5"/>
      <w:bookmarkEnd w:id="554"/>
      <w:r w:rsidRPr="00BC1A18">
        <w:rPr>
          <w:rFonts w:ascii="Arial" w:hAnsi="Arial"/>
          <w:b w:val="0"/>
          <w:bCs w:val="0"/>
          <w:color w:val="000000" w:themeColor="text1"/>
        </w:rPr>
        <w:lastRenderedPageBreak/>
        <w:t>Figure 5</w:t>
      </w:r>
    </w:p>
    <w:p w14:paraId="6E319D59" w14:textId="77777777" w:rsidR="00281A02" w:rsidRPr="00A37901" w:rsidRDefault="00975384" w:rsidP="00716FCE">
      <w:pPr>
        <w:pStyle w:val="BodyText"/>
        <w:spacing w:line="480" w:lineRule="auto"/>
        <w:rPr>
          <w:del w:id="555" w:author="PDS" w:date="2017-10-23T15:11:00Z"/>
          <w:rFonts w:ascii="Arial" w:hAnsi="Arial" w:cs="Arial"/>
          <w:color w:val="000000" w:themeColor="text1"/>
        </w:rPr>
      </w:pPr>
      <w:del w:id="556" w:author="PDS" w:date="2017-10-23T15:11:00Z">
        <w:r>
          <w:rPr>
            <w:rFonts w:ascii="Arial" w:hAnsi="Arial" w:cs="Arial"/>
            <w:noProof/>
            <w:color w:val="000000" w:themeColor="text1"/>
            <w:rPrChange w:id="557" w:author="Unknown">
              <w:rPr>
                <w:noProof/>
              </w:rPr>
            </w:rPrChange>
          </w:rPr>
          <w:drawing>
            <wp:inline distT="0" distB="0" distL="0" distR="0" wp14:anchorId="006E4EFB" wp14:editId="22D8992D">
              <wp:extent cx="5347891" cy="684530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8158" cy="6845641"/>
                      </a:xfrm>
                      <a:prstGeom prst="rect">
                        <a:avLst/>
                      </a:prstGeom>
                      <a:noFill/>
                      <a:ln>
                        <a:noFill/>
                      </a:ln>
                    </pic:spPr>
                  </pic:pic>
                </a:graphicData>
              </a:graphic>
            </wp:inline>
          </w:drawing>
        </w:r>
      </w:del>
    </w:p>
    <w:p w14:paraId="42C56779" w14:textId="3B035EBC" w:rsidR="00BC1A18" w:rsidRPr="00A37901" w:rsidRDefault="00BC1A18" w:rsidP="00BC1A18">
      <w:pPr>
        <w:pStyle w:val="FirstParagraph"/>
        <w:spacing w:line="480" w:lineRule="auto"/>
        <w:rPr>
          <w:rFonts w:ascii="Arial" w:hAnsi="Arial" w:cs="Arial"/>
          <w:color w:val="000000" w:themeColor="text1"/>
        </w:rPr>
      </w:pPr>
      <w:ins w:id="558" w:author="PDS" w:date="2017-10-23T15:11:00Z">
        <w:r w:rsidRPr="00BC1A18">
          <w:rPr>
            <w:rFonts w:ascii="Arial" w:hAnsi="Arial" w:cs="Arial"/>
            <w:b/>
            <w:color w:val="000000" w:themeColor="text1"/>
          </w:rPr>
          <w:t xml:space="preserve">. </w:t>
        </w:r>
      </w:ins>
      <w:proofErr w:type="gramStart"/>
      <w:r w:rsidRPr="00A37901">
        <w:rPr>
          <w:rFonts w:ascii="Arial" w:hAnsi="Arial" w:cs="Arial"/>
          <w:color w:val="000000" w:themeColor="text1"/>
        </w:rPr>
        <w:t>Taxa specific to the distal and proximal mucosa and lumen.</w:t>
      </w:r>
      <w:proofErr w:type="gramEnd"/>
      <w:r w:rsidRPr="00A37901">
        <w:rPr>
          <w:rFonts w:ascii="Arial" w:hAnsi="Arial" w:cs="Arial"/>
          <w:color w:val="000000" w:themeColor="text1"/>
        </w:rPr>
        <w:t xml:space="preserve"> </w:t>
      </w:r>
      <w:del w:id="559" w:author="Pat Schloss" w:date="2017-10-27T14:42:00Z">
        <w:r w:rsidRPr="00A37901" w:rsidDel="00942967">
          <w:rPr>
            <w:rFonts w:ascii="Arial" w:hAnsi="Arial" w:cs="Arial"/>
            <w:color w:val="000000" w:themeColor="text1"/>
          </w:rPr>
          <w:delText xml:space="preserve">Top </w:delText>
        </w:r>
      </w:del>
      <w:ins w:id="560" w:author="Pat Schloss" w:date="2017-10-27T14:42:00Z">
        <w:r w:rsidR="00942967">
          <w:rPr>
            <w:rFonts w:ascii="Arial" w:hAnsi="Arial" w:cs="Arial"/>
            <w:color w:val="000000" w:themeColor="text1"/>
          </w:rPr>
          <w:t>The</w:t>
        </w:r>
        <w:r w:rsidR="00942967" w:rsidRPr="00A37901">
          <w:rPr>
            <w:rFonts w:ascii="Arial" w:hAnsi="Arial" w:cs="Arial"/>
            <w:color w:val="000000" w:themeColor="text1"/>
          </w:rPr>
          <w:t xml:space="preserve"> </w:t>
        </w:r>
      </w:ins>
      <w:r w:rsidRPr="00A37901">
        <w:rPr>
          <w:rFonts w:ascii="Arial" w:hAnsi="Arial" w:cs="Arial"/>
          <w:color w:val="000000" w:themeColor="text1"/>
        </w:rPr>
        <w:t xml:space="preserve">five OTUs </w:t>
      </w:r>
      <w:proofErr w:type="gramStart"/>
      <w:r w:rsidRPr="00A37901">
        <w:rPr>
          <w:rFonts w:ascii="Arial" w:hAnsi="Arial" w:cs="Arial"/>
          <w:color w:val="000000" w:themeColor="text1"/>
        </w:rPr>
        <w:t xml:space="preserve">that </w:t>
      </w:r>
      <w:del w:id="561" w:author="Pat Schloss" w:date="2017-10-27T14:42:00Z">
        <w:r w:rsidRPr="00A37901" w:rsidDel="00942967">
          <w:rPr>
            <w:rFonts w:ascii="Arial" w:hAnsi="Arial" w:cs="Arial"/>
            <w:color w:val="000000" w:themeColor="text1"/>
          </w:rPr>
          <w:delText xml:space="preserve">are </w:delText>
        </w:r>
      </w:del>
      <w:ins w:id="562" w:author="Pat Schloss" w:date="2017-10-27T14:42:00Z">
        <w:r w:rsidR="00942967">
          <w:rPr>
            <w:rFonts w:ascii="Arial" w:hAnsi="Arial" w:cs="Arial"/>
            <w:color w:val="000000" w:themeColor="text1"/>
          </w:rPr>
          <w:t>were</w:t>
        </w:r>
        <w:proofErr w:type="gramEnd"/>
        <w:r w:rsidR="00942967">
          <w:rPr>
            <w:rFonts w:ascii="Arial" w:hAnsi="Arial" w:cs="Arial"/>
            <w:color w:val="000000" w:themeColor="text1"/>
          </w:rPr>
          <w:t xml:space="preserve"> </w:t>
        </w:r>
      </w:ins>
      <w:r w:rsidRPr="00A37901">
        <w:rPr>
          <w:rFonts w:ascii="Arial" w:hAnsi="Arial" w:cs="Arial"/>
          <w:color w:val="000000" w:themeColor="text1"/>
        </w:rPr>
        <w:t xml:space="preserve">most important </w:t>
      </w:r>
      <w:del w:id="563" w:author="Pat Schloss" w:date="2017-10-27T14:42:00Z">
        <w:r w:rsidRPr="00A37901" w:rsidDel="00942967">
          <w:rPr>
            <w:rFonts w:ascii="Arial" w:hAnsi="Arial" w:cs="Arial"/>
            <w:color w:val="000000" w:themeColor="text1"/>
          </w:rPr>
          <w:delText xml:space="preserve">for the classification model for </w:delText>
        </w:r>
      </w:del>
      <w:ins w:id="564" w:author="Pat Schloss" w:date="2017-10-27T14:42:00Z">
        <w:r w:rsidR="00942967">
          <w:rPr>
            <w:rFonts w:ascii="Arial" w:hAnsi="Arial" w:cs="Arial"/>
            <w:color w:val="000000" w:themeColor="text1"/>
          </w:rPr>
          <w:t xml:space="preserve">differentiating </w:t>
        </w:r>
      </w:ins>
      <w:r w:rsidRPr="00A37901">
        <w:rPr>
          <w:rFonts w:ascii="Arial" w:hAnsi="Arial" w:cs="Arial"/>
          <w:color w:val="000000" w:themeColor="text1"/>
        </w:rPr>
        <w:t>the distal and proximal mucosa (A) and the distal and proximal lumen (B).</w:t>
      </w:r>
    </w:p>
    <w:p w14:paraId="5CCB8B22" w14:textId="492C47A5" w:rsidR="00803D42" w:rsidRPr="00A37901" w:rsidRDefault="00803D42">
      <w:pPr>
        <w:pStyle w:val="Heading4"/>
        <w:spacing w:line="480" w:lineRule="auto"/>
        <w:rPr>
          <w:rFonts w:ascii="Arial" w:hAnsi="Arial" w:cs="Arial"/>
          <w:color w:val="000000" w:themeColor="text1"/>
        </w:rPr>
        <w:pPrChange w:id="565" w:author="PDS" w:date="2017-10-23T15:11:00Z">
          <w:pPr>
            <w:pStyle w:val="BodyText"/>
            <w:spacing w:line="480" w:lineRule="auto"/>
          </w:pPr>
        </w:pPrChange>
      </w:pPr>
    </w:p>
    <w:p w14:paraId="07A57C95" w14:textId="2BA48A57" w:rsidR="00281A02" w:rsidRPr="00A37901" w:rsidRDefault="00975384" w:rsidP="00716FCE">
      <w:pPr>
        <w:pStyle w:val="BodyText"/>
        <w:spacing w:line="480" w:lineRule="auto"/>
        <w:rPr>
          <w:ins w:id="566" w:author="PDS" w:date="2017-10-23T15:11:00Z"/>
          <w:rFonts w:ascii="Arial" w:hAnsi="Arial" w:cs="Arial"/>
          <w:color w:val="000000" w:themeColor="text1"/>
        </w:rPr>
      </w:pPr>
      <w:commentRangeStart w:id="567"/>
      <w:ins w:id="568" w:author="PDS" w:date="2017-10-23T15:11:00Z">
        <w:r>
          <w:rPr>
            <w:rFonts w:ascii="Arial" w:hAnsi="Arial" w:cs="Arial"/>
            <w:noProof/>
            <w:color w:val="000000" w:themeColor="text1"/>
            <w:rPrChange w:id="569" w:author="Unknown">
              <w:rPr>
                <w:noProof/>
              </w:rPr>
            </w:rPrChange>
          </w:rPr>
          <w:drawing>
            <wp:inline distT="0" distB="0" distL="0" distR="0" wp14:anchorId="0D9D7042" wp14:editId="42E1F06B">
              <wp:extent cx="4464288" cy="5714288"/>
              <wp:effectExtent l="0" t="0" r="6350" b="127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4975" cy="5715167"/>
                      </a:xfrm>
                      <a:prstGeom prst="rect">
                        <a:avLst/>
                      </a:prstGeom>
                      <a:noFill/>
                      <a:ln>
                        <a:noFill/>
                      </a:ln>
                    </pic:spPr>
                  </pic:pic>
                </a:graphicData>
              </a:graphic>
            </wp:inline>
          </w:drawing>
        </w:r>
      </w:ins>
      <w:commentRangeEnd w:id="567"/>
      <w:r w:rsidR="00602A21">
        <w:rPr>
          <w:rStyle w:val="CommentReference"/>
        </w:rPr>
        <w:commentReference w:id="567"/>
      </w:r>
    </w:p>
    <w:p w14:paraId="5DA978BA" w14:textId="77777777" w:rsidR="00803D42" w:rsidRPr="00A37901" w:rsidRDefault="00803D42" w:rsidP="00716FCE">
      <w:pPr>
        <w:pStyle w:val="BodyText"/>
        <w:spacing w:line="480" w:lineRule="auto"/>
        <w:rPr>
          <w:ins w:id="570" w:author="PDS" w:date="2017-10-23T15:11:00Z"/>
          <w:rFonts w:ascii="Arial" w:hAnsi="Arial" w:cs="Arial"/>
          <w:color w:val="000000" w:themeColor="text1"/>
        </w:rPr>
      </w:pPr>
    </w:p>
    <w:p w14:paraId="6A790A58" w14:textId="77777777" w:rsidR="00803D42" w:rsidRPr="00A37901" w:rsidRDefault="003B00EF" w:rsidP="00716FCE">
      <w:pPr>
        <w:pStyle w:val="Heading4"/>
        <w:spacing w:line="480" w:lineRule="auto"/>
        <w:rPr>
          <w:del w:id="571" w:author="PDS" w:date="2017-10-23T15:11:00Z"/>
          <w:rFonts w:ascii="Arial" w:hAnsi="Arial" w:cs="Arial"/>
          <w:color w:val="000000" w:themeColor="text1"/>
        </w:rPr>
      </w:pPr>
      <w:bookmarkStart w:id="572" w:name="figure-s1"/>
      <w:bookmarkEnd w:id="572"/>
      <w:r w:rsidRPr="00BC1A18">
        <w:rPr>
          <w:rFonts w:ascii="Arial" w:hAnsi="Arial"/>
          <w:b w:val="0"/>
          <w:bCs w:val="0"/>
          <w:color w:val="000000" w:themeColor="text1"/>
        </w:rPr>
        <w:lastRenderedPageBreak/>
        <w:t>Figure S1</w:t>
      </w:r>
    </w:p>
    <w:p w14:paraId="408EC3BF" w14:textId="77777777" w:rsidR="00281A02" w:rsidRPr="00A37901" w:rsidRDefault="00281A02" w:rsidP="00716FCE">
      <w:pPr>
        <w:pStyle w:val="BodyText"/>
        <w:spacing w:line="480" w:lineRule="auto"/>
        <w:rPr>
          <w:del w:id="573" w:author="PDS" w:date="2017-10-23T15:11:00Z"/>
          <w:rFonts w:ascii="Arial" w:hAnsi="Arial" w:cs="Arial"/>
          <w:color w:val="000000" w:themeColor="text1"/>
        </w:rPr>
      </w:pPr>
      <w:del w:id="574" w:author="PDS" w:date="2017-10-23T15:11:00Z">
        <w:r w:rsidRPr="00A37901">
          <w:rPr>
            <w:rFonts w:ascii="Arial" w:hAnsi="Arial" w:cs="Arial"/>
            <w:noProof/>
            <w:color w:val="000000" w:themeColor="text1"/>
            <w:rPrChange w:id="575" w:author="Unknown">
              <w:rPr>
                <w:noProof/>
              </w:rPr>
            </w:rPrChange>
          </w:rPr>
          <w:drawing>
            <wp:inline distT="0" distB="0" distL="0" distR="0" wp14:anchorId="3FF85C97" wp14:editId="3604DD68">
              <wp:extent cx="3493140" cy="4495800"/>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4449" cy="4497484"/>
                      </a:xfrm>
                      <a:prstGeom prst="rect">
                        <a:avLst/>
                      </a:prstGeom>
                      <a:noFill/>
                      <a:ln>
                        <a:noFill/>
                      </a:ln>
                    </pic:spPr>
                  </pic:pic>
                </a:graphicData>
              </a:graphic>
            </wp:inline>
          </w:drawing>
        </w:r>
      </w:del>
    </w:p>
    <w:p w14:paraId="328E70AE" w14:textId="77777777" w:rsidR="00BC1A18" w:rsidRPr="00A37901" w:rsidRDefault="00BC1A18" w:rsidP="00BC1A18">
      <w:pPr>
        <w:pStyle w:val="FirstParagraph"/>
        <w:spacing w:line="480" w:lineRule="auto"/>
        <w:rPr>
          <w:rFonts w:ascii="Arial" w:hAnsi="Arial" w:cs="Arial"/>
          <w:color w:val="000000" w:themeColor="text1"/>
        </w:rPr>
      </w:pPr>
      <w:ins w:id="576" w:author="PDS" w:date="2017-10-23T15:11:00Z">
        <w:r w:rsidRPr="00BC1A18">
          <w:rPr>
            <w:rFonts w:ascii="Arial" w:hAnsi="Arial" w:cs="Arial"/>
            <w:b/>
            <w:color w:val="000000" w:themeColor="text1"/>
          </w:rPr>
          <w:t>.</w:t>
        </w:r>
        <w:r>
          <w:rPr>
            <w:rFonts w:ascii="Arial" w:hAnsi="Arial" w:cs="Arial"/>
            <w:color w:val="000000" w:themeColor="text1"/>
          </w:rPr>
          <w:t xml:space="preserve"> </w:t>
        </w:r>
      </w:ins>
      <w:r w:rsidRPr="00A37901">
        <w:rPr>
          <w:rFonts w:ascii="Arial" w:hAnsi="Arial" w:cs="Arial"/>
          <w:color w:val="000000" w:themeColor="text1"/>
        </w:rPr>
        <w:t>Random Forest classifies locations in the colon. A) Receiver Operator Characteristic curves are shown for the 10-fold cross validation of the Random Forest model classifying distal lumen versus proximal lumen (</w:t>
      </w:r>
      <w:commentRangeStart w:id="577"/>
      <w:r w:rsidRPr="00A37901">
        <w:rPr>
          <w:rFonts w:ascii="Arial" w:hAnsi="Arial" w:cs="Arial"/>
          <w:color w:val="000000" w:themeColor="text1"/>
        </w:rPr>
        <w:t>orange</w:t>
      </w:r>
      <w:commentRangeEnd w:id="577"/>
      <w:r w:rsidR="00C80093">
        <w:rPr>
          <w:rStyle w:val="CommentReference"/>
        </w:rPr>
        <w:commentReference w:id="577"/>
      </w:r>
      <w:r w:rsidRPr="00A37901">
        <w:rPr>
          <w:rFonts w:ascii="Arial" w:hAnsi="Arial" w:cs="Arial"/>
          <w:color w:val="000000" w:themeColor="text1"/>
        </w:rPr>
        <w:t xml:space="preserve">) and distal mucosa </w:t>
      </w:r>
      <w:proofErr w:type="spellStart"/>
      <w:r w:rsidRPr="00A37901">
        <w:rPr>
          <w:rFonts w:ascii="Arial" w:hAnsi="Arial" w:cs="Arial"/>
          <w:color w:val="000000" w:themeColor="text1"/>
        </w:rPr>
        <w:t>vs</w:t>
      </w:r>
      <w:proofErr w:type="spellEnd"/>
      <w:r w:rsidRPr="00A37901">
        <w:rPr>
          <w:rFonts w:ascii="Arial" w:hAnsi="Arial" w:cs="Arial"/>
          <w:color w:val="000000" w:themeColor="text1"/>
        </w:rPr>
        <w:t xml:space="preserve"> proximal mucosa (green). (B) Receiver Operator Characteristic curves are shown for the 10-fold cross validation of the Random Forest model classifying lumen and mucosal samples for the distal (red) and proximal (blue) sides of the colon.</w:t>
      </w:r>
    </w:p>
    <w:p w14:paraId="49895874" w14:textId="62C4CA36" w:rsidR="00803D42" w:rsidRPr="00A37901" w:rsidRDefault="00803D42">
      <w:pPr>
        <w:pStyle w:val="Heading4"/>
        <w:spacing w:line="480" w:lineRule="auto"/>
        <w:rPr>
          <w:rFonts w:ascii="Arial" w:hAnsi="Arial" w:cs="Arial"/>
          <w:color w:val="000000" w:themeColor="text1"/>
        </w:rPr>
        <w:pPrChange w:id="578" w:author="PDS" w:date="2017-10-23T15:11:00Z">
          <w:pPr>
            <w:pStyle w:val="BodyText"/>
            <w:spacing w:line="480" w:lineRule="auto"/>
          </w:pPr>
        </w:pPrChange>
      </w:pPr>
    </w:p>
    <w:p w14:paraId="35132EA9" w14:textId="77777777" w:rsidR="00281A02" w:rsidRPr="00A37901" w:rsidRDefault="00281A02" w:rsidP="00716FCE">
      <w:pPr>
        <w:pStyle w:val="BodyText"/>
        <w:spacing w:line="480" w:lineRule="auto"/>
        <w:rPr>
          <w:ins w:id="579" w:author="PDS" w:date="2017-10-23T15:11:00Z"/>
          <w:rFonts w:ascii="Arial" w:hAnsi="Arial" w:cs="Arial"/>
          <w:color w:val="000000" w:themeColor="text1"/>
        </w:rPr>
      </w:pPr>
      <w:ins w:id="580" w:author="PDS" w:date="2017-10-23T15:11:00Z">
        <w:r w:rsidRPr="00A37901">
          <w:rPr>
            <w:rFonts w:ascii="Arial" w:hAnsi="Arial" w:cs="Arial"/>
            <w:noProof/>
            <w:color w:val="000000" w:themeColor="text1"/>
            <w:rPrChange w:id="581" w:author="Unknown">
              <w:rPr>
                <w:noProof/>
              </w:rPr>
            </w:rPrChange>
          </w:rPr>
          <w:drawing>
            <wp:inline distT="0" distB="0" distL="0" distR="0" wp14:anchorId="2167B27C" wp14:editId="2236F021">
              <wp:extent cx="3493140" cy="4495800"/>
              <wp:effectExtent l="0" t="0" r="1206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4449" cy="4497484"/>
                      </a:xfrm>
                      <a:prstGeom prst="rect">
                        <a:avLst/>
                      </a:prstGeom>
                      <a:noFill/>
                      <a:ln>
                        <a:noFill/>
                      </a:ln>
                    </pic:spPr>
                  </pic:pic>
                </a:graphicData>
              </a:graphic>
            </wp:inline>
          </w:drawing>
        </w:r>
      </w:ins>
    </w:p>
    <w:p w14:paraId="5C60C3C8" w14:textId="77777777" w:rsidR="00BC1A18" w:rsidRDefault="00BC1A18" w:rsidP="00716FCE">
      <w:pPr>
        <w:pStyle w:val="BodyText"/>
        <w:spacing w:line="480" w:lineRule="auto"/>
        <w:rPr>
          <w:ins w:id="582" w:author="PDS" w:date="2017-10-23T15:11:00Z"/>
          <w:rFonts w:ascii="Arial" w:hAnsi="Arial" w:cs="Arial"/>
          <w:color w:val="000000" w:themeColor="text1"/>
        </w:rPr>
        <w:sectPr w:rsidR="00BC1A18" w:rsidSect="00BC1A18">
          <w:pgSz w:w="12240" w:h="15840"/>
          <w:pgMar w:top="1440" w:right="1440" w:bottom="1440" w:left="1440" w:header="720" w:footer="720" w:gutter="0"/>
          <w:lnNumType w:countBy="1" w:restart="continuous"/>
          <w:cols w:space="720"/>
        </w:sectPr>
      </w:pPr>
    </w:p>
    <w:p w14:paraId="73AE9C5F" w14:textId="77777777" w:rsidR="00803D42" w:rsidRPr="00A37901" w:rsidRDefault="003B00EF" w:rsidP="00716FCE">
      <w:pPr>
        <w:pStyle w:val="Heading4"/>
        <w:spacing w:line="480" w:lineRule="auto"/>
        <w:rPr>
          <w:del w:id="583" w:author="PDS" w:date="2017-10-23T15:11:00Z"/>
          <w:rFonts w:ascii="Arial" w:hAnsi="Arial" w:cs="Arial"/>
          <w:color w:val="000000" w:themeColor="text1"/>
        </w:rPr>
      </w:pPr>
      <w:bookmarkStart w:id="584" w:name="figure-s2"/>
      <w:bookmarkEnd w:id="584"/>
      <w:r w:rsidRPr="00BC1A18">
        <w:rPr>
          <w:rFonts w:ascii="Arial" w:hAnsi="Arial"/>
          <w:b w:val="0"/>
          <w:bCs w:val="0"/>
          <w:color w:val="000000" w:themeColor="text1"/>
        </w:rPr>
        <w:lastRenderedPageBreak/>
        <w:t>Figure S2</w:t>
      </w:r>
    </w:p>
    <w:p w14:paraId="0CB1CE31" w14:textId="77777777" w:rsidR="00281A02" w:rsidRPr="00A37901" w:rsidRDefault="00281A02" w:rsidP="00716FCE">
      <w:pPr>
        <w:pStyle w:val="BodyText"/>
        <w:spacing w:line="480" w:lineRule="auto"/>
        <w:rPr>
          <w:del w:id="585" w:author="PDS" w:date="2017-10-23T15:11:00Z"/>
          <w:rFonts w:ascii="Arial" w:hAnsi="Arial" w:cs="Arial"/>
          <w:color w:val="000000" w:themeColor="text1"/>
        </w:rPr>
      </w:pPr>
      <w:del w:id="586" w:author="PDS" w:date="2017-10-23T15:11:00Z">
        <w:r w:rsidRPr="00A37901">
          <w:rPr>
            <w:rFonts w:ascii="Arial" w:hAnsi="Arial" w:cs="Arial"/>
            <w:noProof/>
            <w:color w:val="000000" w:themeColor="text1"/>
            <w:rPrChange w:id="587" w:author="Unknown">
              <w:rPr>
                <w:noProof/>
              </w:rPr>
            </w:rPrChange>
          </w:rPr>
          <w:drawing>
            <wp:inline distT="0" distB="0" distL="0" distR="0" wp14:anchorId="1C3FF403" wp14:editId="5C80D222">
              <wp:extent cx="3657600" cy="54892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75" cy="5489330"/>
                      </a:xfrm>
                      <a:prstGeom prst="rect">
                        <a:avLst/>
                      </a:prstGeom>
                      <a:noFill/>
                      <a:ln>
                        <a:noFill/>
                      </a:ln>
                    </pic:spPr>
                  </pic:pic>
                </a:graphicData>
              </a:graphic>
            </wp:inline>
          </w:drawing>
        </w:r>
      </w:del>
    </w:p>
    <w:p w14:paraId="32B67D3D" w14:textId="57F2F057" w:rsidR="00BC1A18" w:rsidRPr="00A37901" w:rsidRDefault="00BC1A18" w:rsidP="00BC1A18">
      <w:pPr>
        <w:pStyle w:val="FirstParagraph"/>
        <w:spacing w:line="480" w:lineRule="auto"/>
        <w:rPr>
          <w:rFonts w:ascii="Arial" w:hAnsi="Arial" w:cs="Arial"/>
          <w:i/>
          <w:color w:val="000000" w:themeColor="text1"/>
        </w:rPr>
      </w:pPr>
      <w:ins w:id="588" w:author="PDS" w:date="2017-10-23T15:11:00Z">
        <w:r w:rsidRPr="00BC1A18">
          <w:rPr>
            <w:rFonts w:ascii="Arial" w:hAnsi="Arial" w:cs="Arial"/>
            <w:b/>
            <w:color w:val="000000" w:themeColor="text1"/>
          </w:rPr>
          <w:t>.</w:t>
        </w:r>
        <w:r>
          <w:rPr>
            <w:rFonts w:ascii="Arial" w:hAnsi="Arial" w:cs="Arial"/>
            <w:color w:val="000000" w:themeColor="text1"/>
          </w:rPr>
          <w:t xml:space="preserve"> </w:t>
        </w:r>
      </w:ins>
      <w:commentRangeStart w:id="589"/>
      <w:proofErr w:type="gramStart"/>
      <w:r w:rsidRPr="00A37901">
        <w:rPr>
          <w:rFonts w:ascii="Arial" w:hAnsi="Arial" w:cs="Arial"/>
          <w:color w:val="000000" w:themeColor="text1"/>
        </w:rPr>
        <w:t xml:space="preserve">Location </w:t>
      </w:r>
      <w:commentRangeEnd w:id="589"/>
      <w:r w:rsidR="00C80093">
        <w:rPr>
          <w:rStyle w:val="CommentReference"/>
        </w:rPr>
        <w:commentReference w:id="589"/>
      </w:r>
      <w:r w:rsidRPr="00A37901">
        <w:rPr>
          <w:rFonts w:ascii="Arial" w:hAnsi="Arial" w:cs="Arial"/>
          <w:color w:val="000000" w:themeColor="text1"/>
        </w:rPr>
        <w:t xml:space="preserve">and </w:t>
      </w:r>
      <w:ins w:id="590" w:author="Pat Schloss" w:date="2017-10-27T14:49:00Z">
        <w:r w:rsidR="00FB3DCA">
          <w:rPr>
            <w:rFonts w:ascii="Arial" w:hAnsi="Arial" w:cs="Arial"/>
            <w:color w:val="000000" w:themeColor="text1"/>
          </w:rPr>
          <w:t xml:space="preserve">relative </w:t>
        </w:r>
      </w:ins>
      <w:r w:rsidRPr="00A37901">
        <w:rPr>
          <w:rFonts w:ascii="Arial" w:hAnsi="Arial" w:cs="Arial"/>
          <w:color w:val="000000" w:themeColor="text1"/>
        </w:rPr>
        <w:t>abundance of cancer-associated OTUs.</w:t>
      </w:r>
      <w:proofErr w:type="gramEnd"/>
      <w:r w:rsidRPr="00A37901">
        <w:rPr>
          <w:rFonts w:ascii="Arial" w:hAnsi="Arial" w:cs="Arial"/>
          <w:color w:val="000000" w:themeColor="text1"/>
        </w:rPr>
        <w:t xml:space="preserve"> Relative abundance was calculated and plotted by sample site for each OTU of interest: (A) </w:t>
      </w:r>
      <w:r w:rsidRPr="00A37901">
        <w:rPr>
          <w:rFonts w:ascii="Arial" w:hAnsi="Arial" w:cs="Arial"/>
          <w:i/>
          <w:color w:val="000000" w:themeColor="text1"/>
        </w:rPr>
        <w:t xml:space="preserve">Fusobacterium nucleatum subsp. </w:t>
      </w:r>
      <w:proofErr w:type="spellStart"/>
      <w:r w:rsidRPr="00A37901">
        <w:rPr>
          <w:rFonts w:ascii="Arial" w:hAnsi="Arial" w:cs="Arial"/>
          <w:i/>
          <w:color w:val="000000" w:themeColor="text1"/>
        </w:rPr>
        <w:t>animalis</w:t>
      </w:r>
      <w:proofErr w:type="spellEnd"/>
      <w:r w:rsidRPr="00A37901">
        <w:rPr>
          <w:rFonts w:ascii="Arial" w:hAnsi="Arial" w:cs="Arial"/>
          <w:color w:val="000000" w:themeColor="text1"/>
        </w:rPr>
        <w:t xml:space="preserve"> (B) </w:t>
      </w:r>
      <w:r w:rsidRPr="00A37901">
        <w:rPr>
          <w:rFonts w:ascii="Arial" w:hAnsi="Arial" w:cs="Arial"/>
          <w:i/>
          <w:color w:val="000000" w:themeColor="text1"/>
        </w:rPr>
        <w:t xml:space="preserve">Fusobacterium </w:t>
      </w:r>
      <w:proofErr w:type="spellStart"/>
      <w:r w:rsidRPr="00A37901">
        <w:rPr>
          <w:rFonts w:ascii="Arial" w:hAnsi="Arial" w:cs="Arial"/>
          <w:i/>
          <w:color w:val="000000" w:themeColor="text1"/>
        </w:rPr>
        <w:t>varium</w:t>
      </w:r>
      <w:proofErr w:type="spellEnd"/>
      <w:r w:rsidRPr="00A37901">
        <w:rPr>
          <w:rFonts w:ascii="Arial" w:hAnsi="Arial" w:cs="Arial"/>
          <w:color w:val="000000" w:themeColor="text1"/>
        </w:rPr>
        <w:t xml:space="preserve"> and (C) </w:t>
      </w:r>
      <w:proofErr w:type="spellStart"/>
      <w:r w:rsidRPr="00A37901">
        <w:rPr>
          <w:rFonts w:ascii="Arial" w:hAnsi="Arial" w:cs="Arial"/>
          <w:i/>
          <w:color w:val="000000" w:themeColor="text1"/>
        </w:rPr>
        <w:t>Porphyromonas</w:t>
      </w:r>
      <w:proofErr w:type="spellEnd"/>
      <w:r w:rsidRPr="00A37901">
        <w:rPr>
          <w:rFonts w:ascii="Arial" w:hAnsi="Arial" w:cs="Arial"/>
          <w:i/>
          <w:color w:val="000000" w:themeColor="text1"/>
        </w:rPr>
        <w:t xml:space="preserve"> </w:t>
      </w:r>
      <w:proofErr w:type="spellStart"/>
      <w:r w:rsidRPr="00A37901">
        <w:rPr>
          <w:rFonts w:ascii="Arial" w:hAnsi="Arial" w:cs="Arial"/>
          <w:i/>
          <w:color w:val="000000" w:themeColor="text1"/>
        </w:rPr>
        <w:t>asacharolytica</w:t>
      </w:r>
      <w:proofErr w:type="spellEnd"/>
    </w:p>
    <w:p w14:paraId="550A4149" w14:textId="77777777" w:rsidR="00281A02" w:rsidRPr="00A37901" w:rsidRDefault="00281A02" w:rsidP="00716FCE">
      <w:pPr>
        <w:pStyle w:val="BodyText"/>
        <w:spacing w:line="480" w:lineRule="auto"/>
        <w:rPr>
          <w:del w:id="591" w:author="PDS" w:date="2017-10-23T15:11:00Z"/>
          <w:rFonts w:ascii="Arial" w:hAnsi="Arial" w:cs="Arial"/>
          <w:color w:val="000000" w:themeColor="text1"/>
        </w:rPr>
      </w:pPr>
    </w:p>
    <w:p w14:paraId="05776CAF" w14:textId="77777777" w:rsidR="00281A02" w:rsidRPr="00A37901" w:rsidRDefault="00281A02" w:rsidP="00716FCE">
      <w:pPr>
        <w:pStyle w:val="BodyText"/>
        <w:spacing w:line="480" w:lineRule="auto"/>
        <w:rPr>
          <w:del w:id="592" w:author="PDS" w:date="2017-10-23T15:11:00Z"/>
          <w:rFonts w:ascii="Arial" w:hAnsi="Arial" w:cs="Arial"/>
          <w:color w:val="000000" w:themeColor="text1"/>
        </w:rPr>
      </w:pPr>
    </w:p>
    <w:p w14:paraId="51911CE9" w14:textId="77777777" w:rsidR="00281A02" w:rsidRPr="00A37901" w:rsidRDefault="00281A02" w:rsidP="00716FCE">
      <w:pPr>
        <w:pStyle w:val="BodyText"/>
        <w:spacing w:line="480" w:lineRule="auto"/>
        <w:rPr>
          <w:del w:id="593" w:author="PDS" w:date="2017-10-23T15:11:00Z"/>
          <w:rFonts w:ascii="Arial" w:hAnsi="Arial" w:cs="Arial"/>
          <w:color w:val="000000" w:themeColor="text1"/>
        </w:rPr>
      </w:pPr>
    </w:p>
    <w:p w14:paraId="470EFE58" w14:textId="77777777" w:rsidR="00281A02" w:rsidRPr="00A37901" w:rsidRDefault="00281A02" w:rsidP="00716FCE">
      <w:pPr>
        <w:pStyle w:val="BodyText"/>
        <w:spacing w:line="480" w:lineRule="auto"/>
        <w:rPr>
          <w:del w:id="594" w:author="PDS" w:date="2017-10-23T15:11:00Z"/>
          <w:rFonts w:ascii="Arial" w:hAnsi="Arial" w:cs="Arial"/>
          <w:color w:val="000000" w:themeColor="text1"/>
        </w:rPr>
      </w:pPr>
    </w:p>
    <w:p w14:paraId="5D30006A" w14:textId="77777777" w:rsidR="00281A02" w:rsidRPr="00A37901" w:rsidRDefault="00281A02" w:rsidP="00716FCE">
      <w:pPr>
        <w:pStyle w:val="BodyText"/>
        <w:spacing w:line="480" w:lineRule="auto"/>
        <w:rPr>
          <w:ins w:id="595" w:author="PDS" w:date="2017-10-23T15:11:00Z"/>
          <w:rFonts w:ascii="Arial" w:hAnsi="Arial" w:cs="Arial"/>
          <w:color w:val="000000" w:themeColor="text1"/>
        </w:rPr>
      </w:pPr>
      <w:ins w:id="596" w:author="PDS" w:date="2017-10-23T15:11:00Z">
        <w:r w:rsidRPr="00A37901">
          <w:rPr>
            <w:rFonts w:ascii="Arial" w:hAnsi="Arial" w:cs="Arial"/>
            <w:noProof/>
            <w:color w:val="000000" w:themeColor="text1"/>
            <w:rPrChange w:id="597" w:author="Unknown">
              <w:rPr>
                <w:noProof/>
              </w:rPr>
            </w:rPrChange>
          </w:rPr>
          <w:drawing>
            <wp:inline distT="0" distB="0" distL="0" distR="0" wp14:anchorId="30A6D47E" wp14:editId="0B32A996">
              <wp:extent cx="3657600" cy="5489218"/>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75" cy="5489330"/>
                      </a:xfrm>
                      <a:prstGeom prst="rect">
                        <a:avLst/>
                      </a:prstGeom>
                      <a:noFill/>
                      <a:ln>
                        <a:noFill/>
                      </a:ln>
                    </pic:spPr>
                  </pic:pic>
                </a:graphicData>
              </a:graphic>
            </wp:inline>
          </w:drawing>
        </w:r>
      </w:ins>
    </w:p>
    <w:p w14:paraId="420D3545" w14:textId="77777777" w:rsidR="00BC1A18" w:rsidRDefault="00BC1A18" w:rsidP="00716FCE">
      <w:pPr>
        <w:pStyle w:val="Heading3"/>
        <w:spacing w:line="480" w:lineRule="auto"/>
        <w:rPr>
          <w:ins w:id="598" w:author="PDS" w:date="2017-10-23T15:11:00Z"/>
          <w:rFonts w:ascii="Arial" w:hAnsi="Arial" w:cs="Arial"/>
          <w:color w:val="000000" w:themeColor="text1"/>
        </w:rPr>
        <w:sectPr w:rsidR="00BC1A18" w:rsidSect="00BC1A18">
          <w:pgSz w:w="12240" w:h="15840"/>
          <w:pgMar w:top="1440" w:right="1440" w:bottom="1440" w:left="1440" w:header="720" w:footer="720" w:gutter="0"/>
          <w:lnNumType w:countBy="1" w:restart="continuous"/>
          <w:cols w:space="720"/>
        </w:sectPr>
      </w:pPr>
      <w:bookmarkStart w:id="599" w:name="references"/>
      <w:bookmarkEnd w:id="599"/>
    </w:p>
    <w:p w14:paraId="24B8B75D" w14:textId="5EE99530" w:rsidR="00803D42" w:rsidRPr="00A37901" w:rsidRDefault="003B00EF" w:rsidP="00716FCE">
      <w:pPr>
        <w:pStyle w:val="Heading3"/>
        <w:spacing w:line="480" w:lineRule="auto"/>
        <w:rPr>
          <w:rFonts w:ascii="Arial" w:hAnsi="Arial" w:cs="Arial"/>
          <w:color w:val="000000" w:themeColor="text1"/>
        </w:rPr>
      </w:pPr>
      <w:commentRangeStart w:id="600"/>
      <w:r w:rsidRPr="00A37901">
        <w:rPr>
          <w:rFonts w:ascii="Arial" w:hAnsi="Arial" w:cs="Arial"/>
          <w:color w:val="000000" w:themeColor="text1"/>
        </w:rPr>
        <w:lastRenderedPageBreak/>
        <w:t>References</w:t>
      </w:r>
      <w:commentRangeEnd w:id="600"/>
      <w:r w:rsidR="00F828DD">
        <w:rPr>
          <w:rStyle w:val="CommentReference"/>
          <w:rFonts w:asciiTheme="minorHAnsi" w:eastAsiaTheme="minorHAnsi" w:hAnsiTheme="minorHAnsi" w:cstheme="minorBidi"/>
          <w:b w:val="0"/>
          <w:bCs w:val="0"/>
          <w:color w:val="auto"/>
        </w:rPr>
        <w:commentReference w:id="600"/>
      </w:r>
    </w:p>
    <w:p w14:paraId="5D5F27DA"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 Yamauchi M, </w:t>
      </w:r>
      <w:proofErr w:type="spellStart"/>
      <w:r w:rsidRPr="00A37901">
        <w:rPr>
          <w:rFonts w:ascii="Arial" w:hAnsi="Arial" w:cs="Arial"/>
          <w:color w:val="000000" w:themeColor="text1"/>
        </w:rPr>
        <w:t>Lochhead</w:t>
      </w:r>
      <w:proofErr w:type="spellEnd"/>
      <w:r w:rsidRPr="00A37901">
        <w:rPr>
          <w:rFonts w:ascii="Arial" w:hAnsi="Arial" w:cs="Arial"/>
          <w:color w:val="000000" w:themeColor="text1"/>
        </w:rPr>
        <w:t xml:space="preserve"> P, </w:t>
      </w:r>
      <w:proofErr w:type="spellStart"/>
      <w:r w:rsidRPr="00A37901">
        <w:rPr>
          <w:rFonts w:ascii="Arial" w:hAnsi="Arial" w:cs="Arial"/>
          <w:color w:val="000000" w:themeColor="text1"/>
        </w:rPr>
        <w:t>Morikawa</w:t>
      </w:r>
      <w:proofErr w:type="spellEnd"/>
      <w:r w:rsidRPr="00A37901">
        <w:rPr>
          <w:rFonts w:ascii="Arial" w:hAnsi="Arial" w:cs="Arial"/>
          <w:color w:val="000000" w:themeColor="text1"/>
        </w:rPr>
        <w:t xml:space="preserve"> T, et al. Colorectal cancer: A tale of two sides or a continuum</w:t>
      </w:r>
      <w:proofErr w:type="gramStart"/>
      <w:r w:rsidRPr="00A37901">
        <w:rPr>
          <w:rFonts w:ascii="Arial" w:hAnsi="Arial" w:cs="Arial"/>
          <w:color w:val="000000" w:themeColor="text1"/>
        </w:rPr>
        <w:t>?:</w:t>
      </w:r>
      <w:proofErr w:type="gramEnd"/>
      <w:r w:rsidRPr="00A37901">
        <w:rPr>
          <w:rFonts w:ascii="Arial" w:hAnsi="Arial" w:cs="Arial"/>
          <w:color w:val="000000" w:themeColor="text1"/>
        </w:rPr>
        <w:t xml:space="preserve"> Figure 1. Gut 2012</w:t>
      </w:r>
      <w:proofErr w:type="gramStart"/>
      <w:r w:rsidRPr="00A37901">
        <w:rPr>
          <w:rFonts w:ascii="Arial" w:hAnsi="Arial" w:cs="Arial"/>
          <w:color w:val="000000" w:themeColor="text1"/>
        </w:rPr>
        <w:t>;61:794</w:t>
      </w:r>
      <w:proofErr w:type="gramEnd"/>
      <w:r w:rsidRPr="00A37901">
        <w:rPr>
          <w:rFonts w:ascii="Arial" w:hAnsi="Arial" w:cs="Arial"/>
          <w:color w:val="000000" w:themeColor="text1"/>
        </w:rPr>
        <w:t xml:space="preserve">–797. Available at: </w:t>
      </w:r>
      <w:hyperlink r:id="rId22">
        <w:r w:rsidRPr="00A37901">
          <w:rPr>
            <w:rStyle w:val="Hyperlink"/>
            <w:rFonts w:ascii="Arial" w:hAnsi="Arial" w:cs="Arial"/>
            <w:color w:val="000000" w:themeColor="text1"/>
          </w:rPr>
          <w:t>https://doi.org/10.1136/gutjnl-2012-302014</w:t>
        </w:r>
      </w:hyperlink>
      <w:r w:rsidRPr="00A37901">
        <w:rPr>
          <w:rFonts w:ascii="Arial" w:hAnsi="Arial" w:cs="Arial"/>
          <w:color w:val="000000" w:themeColor="text1"/>
        </w:rPr>
        <w:t>.</w:t>
      </w:r>
    </w:p>
    <w:p w14:paraId="2688B176"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 Forbes JD, </w:t>
      </w:r>
      <w:proofErr w:type="spellStart"/>
      <w:r w:rsidRPr="00A37901">
        <w:rPr>
          <w:rFonts w:ascii="Arial" w:hAnsi="Arial" w:cs="Arial"/>
          <w:color w:val="000000" w:themeColor="text1"/>
        </w:rPr>
        <w:t>Domselaar</w:t>
      </w:r>
      <w:proofErr w:type="spellEnd"/>
      <w:r w:rsidRPr="00A37901">
        <w:rPr>
          <w:rFonts w:ascii="Arial" w:hAnsi="Arial" w:cs="Arial"/>
          <w:color w:val="000000" w:themeColor="text1"/>
        </w:rPr>
        <w:t xml:space="preserve"> GV, Bernstein CN. </w:t>
      </w:r>
      <w:proofErr w:type="gramStart"/>
      <w:r w:rsidRPr="00A37901">
        <w:rPr>
          <w:rFonts w:ascii="Arial" w:hAnsi="Arial" w:cs="Arial"/>
          <w:color w:val="000000" w:themeColor="text1"/>
        </w:rPr>
        <w:t>The gut microbiota in immune-mediated inflammatory diseases.</w:t>
      </w:r>
      <w:proofErr w:type="gramEnd"/>
      <w:r w:rsidRPr="00A37901">
        <w:rPr>
          <w:rFonts w:ascii="Arial" w:hAnsi="Arial" w:cs="Arial"/>
          <w:color w:val="000000" w:themeColor="text1"/>
        </w:rPr>
        <w:t xml:space="preserve"> Frontiers in Microbiology 2016</w:t>
      </w:r>
      <w:proofErr w:type="gramStart"/>
      <w:r w:rsidRPr="00A37901">
        <w:rPr>
          <w:rFonts w:ascii="Arial" w:hAnsi="Arial" w:cs="Arial"/>
          <w:color w:val="000000" w:themeColor="text1"/>
        </w:rPr>
        <w:t>;7</w:t>
      </w:r>
      <w:proofErr w:type="gramEnd"/>
      <w:r w:rsidRPr="00A37901">
        <w:rPr>
          <w:rFonts w:ascii="Arial" w:hAnsi="Arial" w:cs="Arial"/>
          <w:color w:val="000000" w:themeColor="text1"/>
        </w:rPr>
        <w:t xml:space="preserve">. Available at: </w:t>
      </w:r>
      <w:hyperlink r:id="rId23">
        <w:r w:rsidRPr="00A37901">
          <w:rPr>
            <w:rStyle w:val="Hyperlink"/>
            <w:rFonts w:ascii="Arial" w:hAnsi="Arial" w:cs="Arial"/>
            <w:color w:val="000000" w:themeColor="text1"/>
          </w:rPr>
          <w:t>https://doi.org/10.3389/fmicb.2016.01081</w:t>
        </w:r>
      </w:hyperlink>
      <w:r w:rsidRPr="00A37901">
        <w:rPr>
          <w:rFonts w:ascii="Arial" w:hAnsi="Arial" w:cs="Arial"/>
          <w:color w:val="000000" w:themeColor="text1"/>
        </w:rPr>
        <w:t>.</w:t>
      </w:r>
    </w:p>
    <w:p w14:paraId="650CB87B"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3. </w:t>
      </w:r>
      <w:proofErr w:type="spellStart"/>
      <w:r w:rsidRPr="00A37901">
        <w:rPr>
          <w:rFonts w:ascii="Arial" w:hAnsi="Arial" w:cs="Arial"/>
          <w:color w:val="000000" w:themeColor="text1"/>
        </w:rPr>
        <w:t>Halfvarson</w:t>
      </w:r>
      <w:proofErr w:type="spellEnd"/>
      <w:r w:rsidRPr="00A37901">
        <w:rPr>
          <w:rFonts w:ascii="Arial" w:hAnsi="Arial" w:cs="Arial"/>
          <w:color w:val="000000" w:themeColor="text1"/>
        </w:rPr>
        <w:t xml:space="preserve"> J, </w:t>
      </w:r>
      <w:proofErr w:type="spellStart"/>
      <w:r w:rsidRPr="00A37901">
        <w:rPr>
          <w:rFonts w:ascii="Arial" w:hAnsi="Arial" w:cs="Arial"/>
          <w:color w:val="000000" w:themeColor="text1"/>
        </w:rPr>
        <w:t>Brislawn</w:t>
      </w:r>
      <w:proofErr w:type="spellEnd"/>
      <w:r w:rsidRPr="00A37901">
        <w:rPr>
          <w:rFonts w:ascii="Arial" w:hAnsi="Arial" w:cs="Arial"/>
          <w:color w:val="000000" w:themeColor="text1"/>
        </w:rPr>
        <w:t xml:space="preserve"> CJ, </w:t>
      </w:r>
      <w:proofErr w:type="spellStart"/>
      <w:r w:rsidRPr="00A37901">
        <w:rPr>
          <w:rFonts w:ascii="Arial" w:hAnsi="Arial" w:cs="Arial"/>
          <w:color w:val="000000" w:themeColor="text1"/>
        </w:rPr>
        <w:t>Lamendella</w:t>
      </w:r>
      <w:proofErr w:type="spellEnd"/>
      <w:r w:rsidRPr="00A37901">
        <w:rPr>
          <w:rFonts w:ascii="Arial" w:hAnsi="Arial" w:cs="Arial"/>
          <w:color w:val="000000" w:themeColor="text1"/>
        </w:rPr>
        <w:t xml:space="preserve"> R, et al. Dynamics of the human gut microbiome in inflammatory bowel disease. Nature Microbiology 2017</w:t>
      </w:r>
      <w:proofErr w:type="gramStart"/>
      <w:r w:rsidRPr="00A37901">
        <w:rPr>
          <w:rFonts w:ascii="Arial" w:hAnsi="Arial" w:cs="Arial"/>
          <w:color w:val="000000" w:themeColor="text1"/>
        </w:rPr>
        <w:t>;2:17004</w:t>
      </w:r>
      <w:proofErr w:type="gramEnd"/>
      <w:r w:rsidRPr="00A37901">
        <w:rPr>
          <w:rFonts w:ascii="Arial" w:hAnsi="Arial" w:cs="Arial"/>
          <w:color w:val="000000" w:themeColor="text1"/>
        </w:rPr>
        <w:t xml:space="preserve">. Available at: </w:t>
      </w:r>
      <w:hyperlink r:id="rId24">
        <w:r w:rsidRPr="00A37901">
          <w:rPr>
            <w:rStyle w:val="Hyperlink"/>
            <w:rFonts w:ascii="Arial" w:hAnsi="Arial" w:cs="Arial"/>
            <w:color w:val="000000" w:themeColor="text1"/>
          </w:rPr>
          <w:t>https://doi.org/10.1038/nmicrobiol.2017.4</w:t>
        </w:r>
      </w:hyperlink>
      <w:r w:rsidRPr="00A37901">
        <w:rPr>
          <w:rFonts w:ascii="Arial" w:hAnsi="Arial" w:cs="Arial"/>
          <w:color w:val="000000" w:themeColor="text1"/>
        </w:rPr>
        <w:t>.</w:t>
      </w:r>
    </w:p>
    <w:p w14:paraId="340E44DD"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4. </w:t>
      </w:r>
      <w:proofErr w:type="spellStart"/>
      <w:r w:rsidRPr="00A37901">
        <w:rPr>
          <w:rFonts w:ascii="Arial" w:hAnsi="Arial" w:cs="Arial"/>
          <w:color w:val="000000" w:themeColor="text1"/>
        </w:rPr>
        <w:t>Albenberg</w:t>
      </w:r>
      <w:proofErr w:type="spellEnd"/>
      <w:r w:rsidRPr="00A37901">
        <w:rPr>
          <w:rFonts w:ascii="Arial" w:hAnsi="Arial" w:cs="Arial"/>
          <w:color w:val="000000" w:themeColor="text1"/>
        </w:rPr>
        <w:t xml:space="preserve"> L, </w:t>
      </w:r>
      <w:proofErr w:type="spellStart"/>
      <w:r w:rsidRPr="00A37901">
        <w:rPr>
          <w:rFonts w:ascii="Arial" w:hAnsi="Arial" w:cs="Arial"/>
          <w:color w:val="000000" w:themeColor="text1"/>
        </w:rPr>
        <w:t>Esipova</w:t>
      </w:r>
      <w:proofErr w:type="spellEnd"/>
      <w:r w:rsidRPr="00A37901">
        <w:rPr>
          <w:rFonts w:ascii="Arial" w:hAnsi="Arial" w:cs="Arial"/>
          <w:color w:val="000000" w:themeColor="text1"/>
        </w:rPr>
        <w:t xml:space="preserve"> TV, Judge CP, et al. Correlation between intraluminal oxygen gradient and radial partitioning of intestinal microbiota. Gastroenterology 2014</w:t>
      </w:r>
      <w:proofErr w:type="gramStart"/>
      <w:r w:rsidRPr="00A37901">
        <w:rPr>
          <w:rFonts w:ascii="Arial" w:hAnsi="Arial" w:cs="Arial"/>
          <w:color w:val="000000" w:themeColor="text1"/>
        </w:rPr>
        <w:t>;147:1055</w:t>
      </w:r>
      <w:proofErr w:type="gramEnd"/>
      <w:r w:rsidRPr="00A37901">
        <w:rPr>
          <w:rFonts w:ascii="Arial" w:hAnsi="Arial" w:cs="Arial"/>
          <w:color w:val="000000" w:themeColor="text1"/>
        </w:rPr>
        <w:t xml:space="preserve">–1063.e8. Available at: </w:t>
      </w:r>
      <w:hyperlink r:id="rId25">
        <w:r w:rsidRPr="00A37901">
          <w:rPr>
            <w:rStyle w:val="Hyperlink"/>
            <w:rFonts w:ascii="Arial" w:hAnsi="Arial" w:cs="Arial"/>
            <w:color w:val="000000" w:themeColor="text1"/>
          </w:rPr>
          <w:t>https://doi.org/10.1053/j.gastro.2014.07.020</w:t>
        </w:r>
      </w:hyperlink>
      <w:r w:rsidRPr="00A37901">
        <w:rPr>
          <w:rFonts w:ascii="Arial" w:hAnsi="Arial" w:cs="Arial"/>
          <w:color w:val="000000" w:themeColor="text1"/>
        </w:rPr>
        <w:t>.</w:t>
      </w:r>
    </w:p>
    <w:p w14:paraId="2274A7A1"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5. Donaldson GP, Lee SM, </w:t>
      </w:r>
      <w:proofErr w:type="spellStart"/>
      <w:r w:rsidRPr="00A37901">
        <w:rPr>
          <w:rFonts w:ascii="Arial" w:hAnsi="Arial" w:cs="Arial"/>
          <w:color w:val="000000" w:themeColor="text1"/>
        </w:rPr>
        <w:t>Mazmanian</w:t>
      </w:r>
      <w:proofErr w:type="spellEnd"/>
      <w:r w:rsidRPr="00A37901">
        <w:rPr>
          <w:rFonts w:ascii="Arial" w:hAnsi="Arial" w:cs="Arial"/>
          <w:color w:val="000000" w:themeColor="text1"/>
        </w:rPr>
        <w:t xml:space="preserve"> SK. Gut biogeography of the bacterial microbiota. Nature Reviews Microbiology 2015</w:t>
      </w:r>
      <w:proofErr w:type="gramStart"/>
      <w:r w:rsidRPr="00A37901">
        <w:rPr>
          <w:rFonts w:ascii="Arial" w:hAnsi="Arial" w:cs="Arial"/>
          <w:color w:val="000000" w:themeColor="text1"/>
        </w:rPr>
        <w:t>;14:20</w:t>
      </w:r>
      <w:proofErr w:type="gramEnd"/>
      <w:r w:rsidRPr="00A37901">
        <w:rPr>
          <w:rFonts w:ascii="Arial" w:hAnsi="Arial" w:cs="Arial"/>
          <w:color w:val="000000" w:themeColor="text1"/>
        </w:rPr>
        <w:t xml:space="preserve">–32. Available at: </w:t>
      </w:r>
      <w:hyperlink r:id="rId26">
        <w:r w:rsidRPr="00A37901">
          <w:rPr>
            <w:rStyle w:val="Hyperlink"/>
            <w:rFonts w:ascii="Arial" w:hAnsi="Arial" w:cs="Arial"/>
            <w:color w:val="000000" w:themeColor="text1"/>
          </w:rPr>
          <w:t>https://doi.org/10.1038/nrmicro3552</w:t>
        </w:r>
      </w:hyperlink>
      <w:r w:rsidRPr="00A37901">
        <w:rPr>
          <w:rFonts w:ascii="Arial" w:hAnsi="Arial" w:cs="Arial"/>
          <w:color w:val="000000" w:themeColor="text1"/>
        </w:rPr>
        <w:t>.</w:t>
      </w:r>
    </w:p>
    <w:p w14:paraId="704FA10E"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6. </w:t>
      </w:r>
      <w:proofErr w:type="spellStart"/>
      <w:r w:rsidRPr="00A37901">
        <w:rPr>
          <w:rFonts w:ascii="Arial" w:hAnsi="Arial" w:cs="Arial"/>
          <w:color w:val="000000" w:themeColor="text1"/>
        </w:rPr>
        <w:t>Dejea</w:t>
      </w:r>
      <w:proofErr w:type="spellEnd"/>
      <w:r w:rsidRPr="00A37901">
        <w:rPr>
          <w:rFonts w:ascii="Arial" w:hAnsi="Arial" w:cs="Arial"/>
          <w:color w:val="000000" w:themeColor="text1"/>
        </w:rPr>
        <w:t xml:space="preserve"> CM, Wick EC, </w:t>
      </w:r>
      <w:proofErr w:type="spellStart"/>
      <w:r w:rsidRPr="00A37901">
        <w:rPr>
          <w:rFonts w:ascii="Arial" w:hAnsi="Arial" w:cs="Arial"/>
          <w:color w:val="000000" w:themeColor="text1"/>
        </w:rPr>
        <w:t>Hechenbleikner</w:t>
      </w:r>
      <w:proofErr w:type="spellEnd"/>
      <w:r w:rsidRPr="00A37901">
        <w:rPr>
          <w:rFonts w:ascii="Arial" w:hAnsi="Arial" w:cs="Arial"/>
          <w:color w:val="000000" w:themeColor="text1"/>
        </w:rPr>
        <w:t xml:space="preserve"> EM, et al. Microbiota organization is a distinct feature of proximal colorectal cancers. Proceedings of the National Academy of Sciences 2014</w:t>
      </w:r>
      <w:proofErr w:type="gramStart"/>
      <w:r w:rsidRPr="00A37901">
        <w:rPr>
          <w:rFonts w:ascii="Arial" w:hAnsi="Arial" w:cs="Arial"/>
          <w:color w:val="000000" w:themeColor="text1"/>
        </w:rPr>
        <w:t>;111:18321</w:t>
      </w:r>
      <w:proofErr w:type="gramEnd"/>
      <w:r w:rsidRPr="00A37901">
        <w:rPr>
          <w:rFonts w:ascii="Arial" w:hAnsi="Arial" w:cs="Arial"/>
          <w:color w:val="000000" w:themeColor="text1"/>
        </w:rPr>
        <w:t xml:space="preserve">–18326. Available at: </w:t>
      </w:r>
      <w:hyperlink r:id="rId27">
        <w:r w:rsidRPr="00A37901">
          <w:rPr>
            <w:rStyle w:val="Hyperlink"/>
            <w:rFonts w:ascii="Arial" w:hAnsi="Arial" w:cs="Arial"/>
            <w:color w:val="000000" w:themeColor="text1"/>
          </w:rPr>
          <w:t>https://doi.org/10.1073/pnas.1406199111</w:t>
        </w:r>
      </w:hyperlink>
      <w:r w:rsidRPr="00A37901">
        <w:rPr>
          <w:rFonts w:ascii="Arial" w:hAnsi="Arial" w:cs="Arial"/>
          <w:color w:val="000000" w:themeColor="text1"/>
        </w:rPr>
        <w:t>.</w:t>
      </w:r>
    </w:p>
    <w:p w14:paraId="39E2808F"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lastRenderedPageBreak/>
        <w:t>7. Baxter NT, Ruffin MT, Rogers MAM, et al. Microbiota-based model improves the sensitivity of fecal immunochemical test for detecting colonic lesions. Genome Medicine 2016</w:t>
      </w:r>
      <w:proofErr w:type="gramStart"/>
      <w:r w:rsidRPr="00A37901">
        <w:rPr>
          <w:rFonts w:ascii="Arial" w:hAnsi="Arial" w:cs="Arial"/>
          <w:color w:val="000000" w:themeColor="text1"/>
        </w:rPr>
        <w:t>;8</w:t>
      </w:r>
      <w:proofErr w:type="gramEnd"/>
      <w:r w:rsidRPr="00A37901">
        <w:rPr>
          <w:rFonts w:ascii="Arial" w:hAnsi="Arial" w:cs="Arial"/>
          <w:color w:val="000000" w:themeColor="text1"/>
        </w:rPr>
        <w:t xml:space="preserve">. Available at: </w:t>
      </w:r>
      <w:hyperlink r:id="rId28">
        <w:r w:rsidRPr="00A37901">
          <w:rPr>
            <w:rStyle w:val="Hyperlink"/>
            <w:rFonts w:ascii="Arial" w:hAnsi="Arial" w:cs="Arial"/>
            <w:color w:val="000000" w:themeColor="text1"/>
          </w:rPr>
          <w:t>https://doi.org/10.1186/s13073-016-0290-3</w:t>
        </w:r>
      </w:hyperlink>
      <w:r w:rsidRPr="00A37901">
        <w:rPr>
          <w:rFonts w:ascii="Arial" w:hAnsi="Arial" w:cs="Arial"/>
          <w:color w:val="000000" w:themeColor="text1"/>
        </w:rPr>
        <w:t>.</w:t>
      </w:r>
    </w:p>
    <w:p w14:paraId="416ACC22"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8. Strauss J, Kaplan GG, Beck PL, et al. Invasive potential of gut mucosa-derived </w:t>
      </w:r>
      <w:proofErr w:type="spellStart"/>
      <w:r w:rsidRPr="00A37901">
        <w:rPr>
          <w:rFonts w:ascii="Arial" w:hAnsi="Arial" w:cs="Arial"/>
          <w:color w:val="000000" w:themeColor="text1"/>
        </w:rPr>
        <w:t>fusobacterium</w:t>
      </w:r>
      <w:proofErr w:type="spellEnd"/>
      <w:r w:rsidRPr="00A37901">
        <w:rPr>
          <w:rFonts w:ascii="Arial" w:hAnsi="Arial" w:cs="Arial"/>
          <w:color w:val="000000" w:themeColor="text1"/>
        </w:rPr>
        <w:t xml:space="preserve"> nucleatum positively correlates with IBD status of the host. Inflammatory Bowel Diseases 2011</w:t>
      </w:r>
      <w:proofErr w:type="gramStart"/>
      <w:r w:rsidRPr="00A37901">
        <w:rPr>
          <w:rFonts w:ascii="Arial" w:hAnsi="Arial" w:cs="Arial"/>
          <w:color w:val="000000" w:themeColor="text1"/>
        </w:rPr>
        <w:t>;17:1971</w:t>
      </w:r>
      <w:proofErr w:type="gramEnd"/>
      <w:r w:rsidRPr="00A37901">
        <w:rPr>
          <w:rFonts w:ascii="Arial" w:hAnsi="Arial" w:cs="Arial"/>
          <w:color w:val="000000" w:themeColor="text1"/>
        </w:rPr>
        <w:t xml:space="preserve">–1978. Available at: </w:t>
      </w:r>
      <w:hyperlink r:id="rId29">
        <w:r w:rsidRPr="00A37901">
          <w:rPr>
            <w:rStyle w:val="Hyperlink"/>
            <w:rFonts w:ascii="Arial" w:hAnsi="Arial" w:cs="Arial"/>
            <w:color w:val="000000" w:themeColor="text1"/>
          </w:rPr>
          <w:t>https://doi.org/10.1002/ibd.21606</w:t>
        </w:r>
      </w:hyperlink>
      <w:r w:rsidRPr="00A37901">
        <w:rPr>
          <w:rFonts w:ascii="Arial" w:hAnsi="Arial" w:cs="Arial"/>
          <w:color w:val="000000" w:themeColor="text1"/>
        </w:rPr>
        <w:t>.</w:t>
      </w:r>
    </w:p>
    <w:p w14:paraId="39261A8E"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9. </w:t>
      </w:r>
      <w:proofErr w:type="spellStart"/>
      <w:r w:rsidRPr="00A37901">
        <w:rPr>
          <w:rFonts w:ascii="Arial" w:hAnsi="Arial" w:cs="Arial"/>
          <w:color w:val="000000" w:themeColor="text1"/>
        </w:rPr>
        <w:t>Jalanka</w:t>
      </w:r>
      <w:proofErr w:type="spellEnd"/>
      <w:r w:rsidRPr="00A37901">
        <w:rPr>
          <w:rFonts w:ascii="Arial" w:hAnsi="Arial" w:cs="Arial"/>
          <w:color w:val="000000" w:themeColor="text1"/>
        </w:rPr>
        <w:t xml:space="preserve"> J, </w:t>
      </w:r>
      <w:proofErr w:type="spellStart"/>
      <w:r w:rsidRPr="00A37901">
        <w:rPr>
          <w:rFonts w:ascii="Arial" w:hAnsi="Arial" w:cs="Arial"/>
          <w:color w:val="000000" w:themeColor="text1"/>
        </w:rPr>
        <w:t>Salonen</w:t>
      </w:r>
      <w:proofErr w:type="spellEnd"/>
      <w:r w:rsidRPr="00A37901">
        <w:rPr>
          <w:rFonts w:ascii="Arial" w:hAnsi="Arial" w:cs="Arial"/>
          <w:color w:val="000000" w:themeColor="text1"/>
        </w:rPr>
        <w:t xml:space="preserve"> A, </w:t>
      </w:r>
      <w:proofErr w:type="spellStart"/>
      <w:r w:rsidRPr="00A37901">
        <w:rPr>
          <w:rFonts w:ascii="Arial" w:hAnsi="Arial" w:cs="Arial"/>
          <w:color w:val="000000" w:themeColor="text1"/>
        </w:rPr>
        <w:t>Salojärvi</w:t>
      </w:r>
      <w:proofErr w:type="spellEnd"/>
      <w:r w:rsidRPr="00A37901">
        <w:rPr>
          <w:rFonts w:ascii="Arial" w:hAnsi="Arial" w:cs="Arial"/>
          <w:color w:val="000000" w:themeColor="text1"/>
        </w:rPr>
        <w:t xml:space="preserve"> J, et al. Effects of bowel cleansing on the intestinal microbiota. Gut 2014</w:t>
      </w:r>
      <w:proofErr w:type="gramStart"/>
      <w:r w:rsidRPr="00A37901">
        <w:rPr>
          <w:rFonts w:ascii="Arial" w:hAnsi="Arial" w:cs="Arial"/>
          <w:color w:val="000000" w:themeColor="text1"/>
        </w:rPr>
        <w:t>;64:1562</w:t>
      </w:r>
      <w:proofErr w:type="gramEnd"/>
      <w:r w:rsidRPr="00A37901">
        <w:rPr>
          <w:rFonts w:ascii="Arial" w:hAnsi="Arial" w:cs="Arial"/>
          <w:color w:val="000000" w:themeColor="text1"/>
        </w:rPr>
        <w:t xml:space="preserve">–1568. Available at: </w:t>
      </w:r>
      <w:hyperlink r:id="rId30">
        <w:r w:rsidRPr="00A37901">
          <w:rPr>
            <w:rStyle w:val="Hyperlink"/>
            <w:rFonts w:ascii="Arial" w:hAnsi="Arial" w:cs="Arial"/>
            <w:color w:val="000000" w:themeColor="text1"/>
          </w:rPr>
          <w:t>https://doi.org/10.1136/gutjnl-2014-307240</w:t>
        </w:r>
      </w:hyperlink>
      <w:r w:rsidRPr="00A37901">
        <w:rPr>
          <w:rFonts w:ascii="Arial" w:hAnsi="Arial" w:cs="Arial"/>
          <w:color w:val="000000" w:themeColor="text1"/>
        </w:rPr>
        <w:t>.</w:t>
      </w:r>
    </w:p>
    <w:p w14:paraId="05D58A23"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10. Harrell L, Wang Y, Antonopoulos D, et al. Standard colonic lavage alters the natural state of mucosal-associated microbiota in the human colon Singh SR, ed. </w:t>
      </w:r>
      <w:proofErr w:type="spellStart"/>
      <w:r w:rsidRPr="00A37901">
        <w:rPr>
          <w:rFonts w:ascii="Arial" w:hAnsi="Arial" w:cs="Arial"/>
          <w:color w:val="000000" w:themeColor="text1"/>
        </w:rPr>
        <w:t>PLoS</w:t>
      </w:r>
      <w:proofErr w:type="spellEnd"/>
      <w:r w:rsidRPr="00A37901">
        <w:rPr>
          <w:rFonts w:ascii="Arial" w:hAnsi="Arial" w:cs="Arial"/>
          <w:color w:val="000000" w:themeColor="text1"/>
        </w:rPr>
        <w:t xml:space="preserve"> ONE 2012</w:t>
      </w:r>
      <w:proofErr w:type="gramStart"/>
      <w:r w:rsidRPr="00A37901">
        <w:rPr>
          <w:rFonts w:ascii="Arial" w:hAnsi="Arial" w:cs="Arial"/>
          <w:color w:val="000000" w:themeColor="text1"/>
        </w:rPr>
        <w:t>;7:e32545</w:t>
      </w:r>
      <w:proofErr w:type="gramEnd"/>
      <w:r w:rsidRPr="00A37901">
        <w:rPr>
          <w:rFonts w:ascii="Arial" w:hAnsi="Arial" w:cs="Arial"/>
          <w:color w:val="000000" w:themeColor="text1"/>
        </w:rPr>
        <w:t xml:space="preserve">. Available at: </w:t>
      </w:r>
      <w:hyperlink r:id="rId31">
        <w:r w:rsidRPr="00A37901">
          <w:rPr>
            <w:rStyle w:val="Hyperlink"/>
            <w:rFonts w:ascii="Arial" w:hAnsi="Arial" w:cs="Arial"/>
            <w:color w:val="000000" w:themeColor="text1"/>
          </w:rPr>
          <w:t>https://doi.org/10.1371/journal.pone.0032545</w:t>
        </w:r>
      </w:hyperlink>
      <w:r w:rsidRPr="00A37901">
        <w:rPr>
          <w:rFonts w:ascii="Arial" w:hAnsi="Arial" w:cs="Arial"/>
          <w:color w:val="000000" w:themeColor="text1"/>
        </w:rPr>
        <w:t>.</w:t>
      </w:r>
    </w:p>
    <w:p w14:paraId="6C211E4E"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11. Lloyd-Price J, Abu-Ali G, </w:t>
      </w:r>
      <w:proofErr w:type="spellStart"/>
      <w:r w:rsidRPr="00A37901">
        <w:rPr>
          <w:rFonts w:ascii="Arial" w:hAnsi="Arial" w:cs="Arial"/>
          <w:color w:val="000000" w:themeColor="text1"/>
        </w:rPr>
        <w:t>Huttenhower</w:t>
      </w:r>
      <w:proofErr w:type="spellEnd"/>
      <w:r w:rsidRPr="00A37901">
        <w:rPr>
          <w:rFonts w:ascii="Arial" w:hAnsi="Arial" w:cs="Arial"/>
          <w:color w:val="000000" w:themeColor="text1"/>
        </w:rPr>
        <w:t xml:space="preserve"> C. </w:t>
      </w:r>
      <w:proofErr w:type="gramStart"/>
      <w:r w:rsidRPr="00A37901">
        <w:rPr>
          <w:rFonts w:ascii="Arial" w:hAnsi="Arial" w:cs="Arial"/>
          <w:color w:val="000000" w:themeColor="text1"/>
        </w:rPr>
        <w:t>The healthy human microbiome.</w:t>
      </w:r>
      <w:proofErr w:type="gramEnd"/>
      <w:r w:rsidRPr="00A37901">
        <w:rPr>
          <w:rFonts w:ascii="Arial" w:hAnsi="Arial" w:cs="Arial"/>
          <w:color w:val="000000" w:themeColor="text1"/>
        </w:rPr>
        <w:t xml:space="preserve"> Genome Medicine 2016</w:t>
      </w:r>
      <w:proofErr w:type="gramStart"/>
      <w:r w:rsidRPr="00A37901">
        <w:rPr>
          <w:rFonts w:ascii="Arial" w:hAnsi="Arial" w:cs="Arial"/>
          <w:color w:val="000000" w:themeColor="text1"/>
        </w:rPr>
        <w:t>;8</w:t>
      </w:r>
      <w:proofErr w:type="gramEnd"/>
      <w:r w:rsidRPr="00A37901">
        <w:rPr>
          <w:rFonts w:ascii="Arial" w:hAnsi="Arial" w:cs="Arial"/>
          <w:color w:val="000000" w:themeColor="text1"/>
        </w:rPr>
        <w:t xml:space="preserve">. Available at: </w:t>
      </w:r>
      <w:hyperlink r:id="rId32">
        <w:r w:rsidRPr="00A37901">
          <w:rPr>
            <w:rStyle w:val="Hyperlink"/>
            <w:rFonts w:ascii="Arial" w:hAnsi="Arial" w:cs="Arial"/>
            <w:color w:val="000000" w:themeColor="text1"/>
          </w:rPr>
          <w:t>https://doi.org/10.1186/s13073-016-0307-y</w:t>
        </w:r>
      </w:hyperlink>
      <w:r w:rsidRPr="00A37901">
        <w:rPr>
          <w:rFonts w:ascii="Arial" w:hAnsi="Arial" w:cs="Arial"/>
          <w:color w:val="000000" w:themeColor="text1"/>
        </w:rPr>
        <w:t>.</w:t>
      </w:r>
    </w:p>
    <w:p w14:paraId="4D947C03"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12. </w:t>
      </w:r>
      <w:proofErr w:type="spellStart"/>
      <w:r w:rsidRPr="00A37901">
        <w:rPr>
          <w:rFonts w:ascii="Arial" w:hAnsi="Arial" w:cs="Arial"/>
          <w:color w:val="000000" w:themeColor="text1"/>
        </w:rPr>
        <w:t>Eckburg</w:t>
      </w:r>
      <w:proofErr w:type="spellEnd"/>
      <w:r w:rsidRPr="00A37901">
        <w:rPr>
          <w:rFonts w:ascii="Arial" w:hAnsi="Arial" w:cs="Arial"/>
          <w:color w:val="000000" w:themeColor="text1"/>
        </w:rPr>
        <w:t xml:space="preserve"> PB. </w:t>
      </w:r>
      <w:proofErr w:type="gramStart"/>
      <w:r w:rsidRPr="00A37901">
        <w:rPr>
          <w:rFonts w:ascii="Arial" w:hAnsi="Arial" w:cs="Arial"/>
          <w:color w:val="000000" w:themeColor="text1"/>
        </w:rPr>
        <w:t>Diversity of the human intestinal microbial flora.</w:t>
      </w:r>
      <w:proofErr w:type="gramEnd"/>
      <w:r w:rsidRPr="00A37901">
        <w:rPr>
          <w:rFonts w:ascii="Arial" w:hAnsi="Arial" w:cs="Arial"/>
          <w:color w:val="000000" w:themeColor="text1"/>
        </w:rPr>
        <w:t xml:space="preserve"> Science 2005</w:t>
      </w:r>
      <w:proofErr w:type="gramStart"/>
      <w:r w:rsidRPr="00A37901">
        <w:rPr>
          <w:rFonts w:ascii="Arial" w:hAnsi="Arial" w:cs="Arial"/>
          <w:color w:val="000000" w:themeColor="text1"/>
        </w:rPr>
        <w:t>;308:1635</w:t>
      </w:r>
      <w:proofErr w:type="gramEnd"/>
      <w:r w:rsidRPr="00A37901">
        <w:rPr>
          <w:rFonts w:ascii="Arial" w:hAnsi="Arial" w:cs="Arial"/>
          <w:color w:val="000000" w:themeColor="text1"/>
        </w:rPr>
        <w:t xml:space="preserve">–1638. Available at: </w:t>
      </w:r>
      <w:hyperlink r:id="rId33">
        <w:r w:rsidRPr="00A37901">
          <w:rPr>
            <w:rStyle w:val="Hyperlink"/>
            <w:rFonts w:ascii="Arial" w:hAnsi="Arial" w:cs="Arial"/>
            <w:color w:val="000000" w:themeColor="text1"/>
          </w:rPr>
          <w:t>https://doi.org/10.1126/science.1110591</w:t>
        </w:r>
      </w:hyperlink>
      <w:r w:rsidRPr="00A37901">
        <w:rPr>
          <w:rFonts w:ascii="Arial" w:hAnsi="Arial" w:cs="Arial"/>
          <w:color w:val="000000" w:themeColor="text1"/>
        </w:rPr>
        <w:t>.</w:t>
      </w:r>
    </w:p>
    <w:p w14:paraId="54666BA9"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13. </w:t>
      </w:r>
      <w:proofErr w:type="spellStart"/>
      <w:r w:rsidRPr="00A37901">
        <w:rPr>
          <w:rFonts w:ascii="Arial" w:hAnsi="Arial" w:cs="Arial"/>
          <w:color w:val="000000" w:themeColor="text1"/>
        </w:rPr>
        <w:t>Cárcer</w:t>
      </w:r>
      <w:proofErr w:type="spellEnd"/>
      <w:r w:rsidRPr="00A37901">
        <w:rPr>
          <w:rFonts w:ascii="Arial" w:hAnsi="Arial" w:cs="Arial"/>
          <w:color w:val="000000" w:themeColor="text1"/>
        </w:rPr>
        <w:t xml:space="preserve"> DA de, </w:t>
      </w:r>
      <w:proofErr w:type="spellStart"/>
      <w:r w:rsidRPr="00A37901">
        <w:rPr>
          <w:rFonts w:ascii="Arial" w:hAnsi="Arial" w:cs="Arial"/>
          <w:color w:val="000000" w:themeColor="text1"/>
        </w:rPr>
        <w:t>Cuív</w:t>
      </w:r>
      <w:proofErr w:type="spellEnd"/>
      <w:r w:rsidRPr="00A37901">
        <w:rPr>
          <w:rFonts w:ascii="Arial" w:hAnsi="Arial" w:cs="Arial"/>
          <w:color w:val="000000" w:themeColor="text1"/>
        </w:rPr>
        <w:t xml:space="preserve"> PÓ, Wang T, et al. Numerical ecology validates a </w:t>
      </w:r>
      <w:proofErr w:type="spellStart"/>
      <w:r w:rsidRPr="00A37901">
        <w:rPr>
          <w:rFonts w:ascii="Arial" w:hAnsi="Arial" w:cs="Arial"/>
          <w:color w:val="000000" w:themeColor="text1"/>
        </w:rPr>
        <w:t>biogeographical</w:t>
      </w:r>
      <w:proofErr w:type="spellEnd"/>
      <w:r w:rsidRPr="00A37901">
        <w:rPr>
          <w:rFonts w:ascii="Arial" w:hAnsi="Arial" w:cs="Arial"/>
          <w:color w:val="000000" w:themeColor="text1"/>
        </w:rPr>
        <w:t xml:space="preserve"> distribution and gender-based effect on mucosa-associated bacteria along the human colon. The ISME Journal 2010</w:t>
      </w:r>
      <w:proofErr w:type="gramStart"/>
      <w:r w:rsidRPr="00A37901">
        <w:rPr>
          <w:rFonts w:ascii="Arial" w:hAnsi="Arial" w:cs="Arial"/>
          <w:color w:val="000000" w:themeColor="text1"/>
        </w:rPr>
        <w:t>;5:801</w:t>
      </w:r>
      <w:proofErr w:type="gramEnd"/>
      <w:r w:rsidRPr="00A37901">
        <w:rPr>
          <w:rFonts w:ascii="Arial" w:hAnsi="Arial" w:cs="Arial"/>
          <w:color w:val="000000" w:themeColor="text1"/>
        </w:rPr>
        <w:t xml:space="preserve">–809. Available at: </w:t>
      </w:r>
      <w:hyperlink r:id="rId34">
        <w:r w:rsidRPr="00A37901">
          <w:rPr>
            <w:rStyle w:val="Hyperlink"/>
            <w:rFonts w:ascii="Arial" w:hAnsi="Arial" w:cs="Arial"/>
            <w:color w:val="000000" w:themeColor="text1"/>
          </w:rPr>
          <w:t>https://doi.org/10.1038/ismej.2010.177</w:t>
        </w:r>
      </w:hyperlink>
      <w:r w:rsidRPr="00A37901">
        <w:rPr>
          <w:rFonts w:ascii="Arial" w:hAnsi="Arial" w:cs="Arial"/>
          <w:color w:val="000000" w:themeColor="text1"/>
        </w:rPr>
        <w:t>.</w:t>
      </w:r>
    </w:p>
    <w:p w14:paraId="783D13CC"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lastRenderedPageBreak/>
        <w:t xml:space="preserve">14. Zhang Z, </w:t>
      </w:r>
      <w:proofErr w:type="spellStart"/>
      <w:r w:rsidRPr="00A37901">
        <w:rPr>
          <w:rFonts w:ascii="Arial" w:hAnsi="Arial" w:cs="Arial"/>
          <w:color w:val="000000" w:themeColor="text1"/>
        </w:rPr>
        <w:t>Geng</w:t>
      </w:r>
      <w:proofErr w:type="spellEnd"/>
      <w:r w:rsidRPr="00A37901">
        <w:rPr>
          <w:rFonts w:ascii="Arial" w:hAnsi="Arial" w:cs="Arial"/>
          <w:color w:val="000000" w:themeColor="text1"/>
        </w:rPr>
        <w:t xml:space="preserve"> J, Tang X, et al. Spatial heterogeneity and co-occurrence patterns of human mucosal-associated intestinal microbiota. The ISME Journal 2013</w:t>
      </w:r>
      <w:proofErr w:type="gramStart"/>
      <w:r w:rsidRPr="00A37901">
        <w:rPr>
          <w:rFonts w:ascii="Arial" w:hAnsi="Arial" w:cs="Arial"/>
          <w:color w:val="000000" w:themeColor="text1"/>
        </w:rPr>
        <w:t>;8:881</w:t>
      </w:r>
      <w:proofErr w:type="gramEnd"/>
      <w:r w:rsidRPr="00A37901">
        <w:rPr>
          <w:rFonts w:ascii="Arial" w:hAnsi="Arial" w:cs="Arial"/>
          <w:color w:val="000000" w:themeColor="text1"/>
        </w:rPr>
        <w:t xml:space="preserve">–893. Available at: </w:t>
      </w:r>
      <w:hyperlink r:id="rId35">
        <w:r w:rsidRPr="00A37901">
          <w:rPr>
            <w:rStyle w:val="Hyperlink"/>
            <w:rFonts w:ascii="Arial" w:hAnsi="Arial" w:cs="Arial"/>
            <w:color w:val="000000" w:themeColor="text1"/>
          </w:rPr>
          <w:t>https://doi.org/10.1038/ismej.2013.185</w:t>
        </w:r>
      </w:hyperlink>
      <w:r w:rsidRPr="00A37901">
        <w:rPr>
          <w:rFonts w:ascii="Arial" w:hAnsi="Arial" w:cs="Arial"/>
          <w:color w:val="000000" w:themeColor="text1"/>
        </w:rPr>
        <w:t>.</w:t>
      </w:r>
    </w:p>
    <w:p w14:paraId="5A2D7E68"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15. </w:t>
      </w:r>
      <w:proofErr w:type="spellStart"/>
      <w:r w:rsidRPr="00A37901">
        <w:rPr>
          <w:rFonts w:ascii="Arial" w:hAnsi="Arial" w:cs="Arial"/>
          <w:color w:val="000000" w:themeColor="text1"/>
        </w:rPr>
        <w:t>Castellarin</w:t>
      </w:r>
      <w:proofErr w:type="spellEnd"/>
      <w:r w:rsidRPr="00A37901">
        <w:rPr>
          <w:rFonts w:ascii="Arial" w:hAnsi="Arial" w:cs="Arial"/>
          <w:color w:val="000000" w:themeColor="text1"/>
        </w:rPr>
        <w:t xml:space="preserve"> M, Warren RL, Freeman JD, et al. Fusobacterium nucleatum infection is prevalent in human colorectal carcinoma. Genome Research 2011</w:t>
      </w:r>
      <w:proofErr w:type="gramStart"/>
      <w:r w:rsidRPr="00A37901">
        <w:rPr>
          <w:rFonts w:ascii="Arial" w:hAnsi="Arial" w:cs="Arial"/>
          <w:color w:val="000000" w:themeColor="text1"/>
        </w:rPr>
        <w:t>;22:299</w:t>
      </w:r>
      <w:proofErr w:type="gramEnd"/>
      <w:r w:rsidRPr="00A37901">
        <w:rPr>
          <w:rFonts w:ascii="Arial" w:hAnsi="Arial" w:cs="Arial"/>
          <w:color w:val="000000" w:themeColor="text1"/>
        </w:rPr>
        <w:t xml:space="preserve">–306. Available at: </w:t>
      </w:r>
      <w:hyperlink r:id="rId36">
        <w:r w:rsidRPr="00A37901">
          <w:rPr>
            <w:rStyle w:val="Hyperlink"/>
            <w:rFonts w:ascii="Arial" w:hAnsi="Arial" w:cs="Arial"/>
            <w:color w:val="000000" w:themeColor="text1"/>
          </w:rPr>
          <w:t>https://doi.org/10.1101/gr.126516.111</w:t>
        </w:r>
      </w:hyperlink>
      <w:r w:rsidRPr="00A37901">
        <w:rPr>
          <w:rFonts w:ascii="Arial" w:hAnsi="Arial" w:cs="Arial"/>
          <w:color w:val="000000" w:themeColor="text1"/>
        </w:rPr>
        <w:t>.</w:t>
      </w:r>
    </w:p>
    <w:p w14:paraId="1E573B04" w14:textId="06E508D1"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16. Lee Y, </w:t>
      </w:r>
      <w:proofErr w:type="spellStart"/>
      <w:r w:rsidRPr="00A37901">
        <w:rPr>
          <w:rFonts w:ascii="Arial" w:hAnsi="Arial" w:cs="Arial"/>
          <w:color w:val="000000" w:themeColor="text1"/>
        </w:rPr>
        <w:t>Eun</w:t>
      </w:r>
      <w:proofErr w:type="spellEnd"/>
      <w:r w:rsidRPr="00A37901">
        <w:rPr>
          <w:rFonts w:ascii="Arial" w:hAnsi="Arial" w:cs="Arial"/>
          <w:color w:val="000000" w:themeColor="text1"/>
        </w:rPr>
        <w:t xml:space="preserve"> CS, Lee AR, et al. </w:t>
      </w:r>
      <w:proofErr w:type="spellStart"/>
      <w:r w:rsidRPr="00A37901">
        <w:rPr>
          <w:rFonts w:ascii="Arial" w:hAnsi="Arial" w:cs="Arial"/>
          <w:color w:val="000000" w:themeColor="text1"/>
        </w:rPr>
        <w:t>FusobacteriumIsolates</w:t>
      </w:r>
      <w:proofErr w:type="spellEnd"/>
      <w:r w:rsidRPr="00A37901">
        <w:rPr>
          <w:rFonts w:ascii="Arial" w:hAnsi="Arial" w:cs="Arial"/>
          <w:color w:val="000000" w:themeColor="text1"/>
        </w:rPr>
        <w:t xml:space="preserve"> recovered from colonic biopsies of inflammatory bowel disease patients in </w:t>
      </w:r>
      <w:ins w:id="601" w:author="Pat Schloss" w:date="2017-10-27T14:47:00Z">
        <w:r w:rsidR="00995F1C">
          <w:rPr>
            <w:rFonts w:ascii="Arial" w:hAnsi="Arial" w:cs="Arial"/>
            <w:color w:val="000000" w:themeColor="text1"/>
          </w:rPr>
          <w:t>K</w:t>
        </w:r>
      </w:ins>
      <w:del w:id="602" w:author="Pat Schloss" w:date="2017-10-27T14:47:00Z">
        <w:r w:rsidRPr="00A37901" w:rsidDel="00995F1C">
          <w:rPr>
            <w:rFonts w:ascii="Arial" w:hAnsi="Arial" w:cs="Arial"/>
            <w:color w:val="000000" w:themeColor="text1"/>
          </w:rPr>
          <w:delText>k</w:delText>
        </w:r>
      </w:del>
      <w:r w:rsidRPr="00A37901">
        <w:rPr>
          <w:rFonts w:ascii="Arial" w:hAnsi="Arial" w:cs="Arial"/>
          <w:color w:val="000000" w:themeColor="text1"/>
        </w:rPr>
        <w:t>orea. Annals of Laboratory Medicine 2016</w:t>
      </w:r>
      <w:proofErr w:type="gramStart"/>
      <w:r w:rsidRPr="00A37901">
        <w:rPr>
          <w:rFonts w:ascii="Arial" w:hAnsi="Arial" w:cs="Arial"/>
          <w:color w:val="000000" w:themeColor="text1"/>
        </w:rPr>
        <w:t>;36:387</w:t>
      </w:r>
      <w:proofErr w:type="gramEnd"/>
      <w:r w:rsidRPr="00A37901">
        <w:rPr>
          <w:rFonts w:ascii="Arial" w:hAnsi="Arial" w:cs="Arial"/>
          <w:color w:val="000000" w:themeColor="text1"/>
        </w:rPr>
        <w:t xml:space="preserve">. Available at: </w:t>
      </w:r>
      <w:hyperlink r:id="rId37">
        <w:r w:rsidRPr="00A37901">
          <w:rPr>
            <w:rStyle w:val="Hyperlink"/>
            <w:rFonts w:ascii="Arial" w:hAnsi="Arial" w:cs="Arial"/>
            <w:color w:val="000000" w:themeColor="text1"/>
          </w:rPr>
          <w:t>https://doi.org/10.3343/alm.2016.36.4.387</w:t>
        </w:r>
      </w:hyperlink>
      <w:r w:rsidRPr="00A37901">
        <w:rPr>
          <w:rFonts w:ascii="Arial" w:hAnsi="Arial" w:cs="Arial"/>
          <w:color w:val="000000" w:themeColor="text1"/>
        </w:rPr>
        <w:t>.</w:t>
      </w:r>
    </w:p>
    <w:p w14:paraId="137FDD20"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17. Hong P-Y, Croix JA, Greenberg E, et al. Pyrosequencing-based analysis of the mucosal microbiota in healthy individuals reveals ubiquitous bacterial groups and micro-heterogeneity Ahmed N, ed. </w:t>
      </w:r>
      <w:proofErr w:type="spellStart"/>
      <w:r w:rsidRPr="00A37901">
        <w:rPr>
          <w:rFonts w:ascii="Arial" w:hAnsi="Arial" w:cs="Arial"/>
          <w:color w:val="000000" w:themeColor="text1"/>
        </w:rPr>
        <w:t>PLoS</w:t>
      </w:r>
      <w:proofErr w:type="spellEnd"/>
      <w:r w:rsidRPr="00A37901">
        <w:rPr>
          <w:rFonts w:ascii="Arial" w:hAnsi="Arial" w:cs="Arial"/>
          <w:color w:val="000000" w:themeColor="text1"/>
        </w:rPr>
        <w:t xml:space="preserve"> ONE 2011</w:t>
      </w:r>
      <w:proofErr w:type="gramStart"/>
      <w:r w:rsidRPr="00A37901">
        <w:rPr>
          <w:rFonts w:ascii="Arial" w:hAnsi="Arial" w:cs="Arial"/>
          <w:color w:val="000000" w:themeColor="text1"/>
        </w:rPr>
        <w:t>;6:e25042</w:t>
      </w:r>
      <w:proofErr w:type="gramEnd"/>
      <w:r w:rsidRPr="00A37901">
        <w:rPr>
          <w:rFonts w:ascii="Arial" w:hAnsi="Arial" w:cs="Arial"/>
          <w:color w:val="000000" w:themeColor="text1"/>
        </w:rPr>
        <w:t xml:space="preserve">. Available at: </w:t>
      </w:r>
      <w:hyperlink r:id="rId38">
        <w:r w:rsidRPr="00A37901">
          <w:rPr>
            <w:rStyle w:val="Hyperlink"/>
            <w:rFonts w:ascii="Arial" w:hAnsi="Arial" w:cs="Arial"/>
            <w:color w:val="000000" w:themeColor="text1"/>
          </w:rPr>
          <w:t>https://doi.org/10.1371/journal.pone.0025042</w:t>
        </w:r>
      </w:hyperlink>
      <w:r w:rsidRPr="00A37901">
        <w:rPr>
          <w:rFonts w:ascii="Arial" w:hAnsi="Arial" w:cs="Arial"/>
          <w:color w:val="000000" w:themeColor="text1"/>
        </w:rPr>
        <w:t>.</w:t>
      </w:r>
    </w:p>
    <w:p w14:paraId="2B52D1D8"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18. Stearns JC, Lynch MDJ, </w:t>
      </w:r>
      <w:proofErr w:type="spellStart"/>
      <w:r w:rsidRPr="00A37901">
        <w:rPr>
          <w:rFonts w:ascii="Arial" w:hAnsi="Arial" w:cs="Arial"/>
          <w:color w:val="000000" w:themeColor="text1"/>
        </w:rPr>
        <w:t>Senadheera</w:t>
      </w:r>
      <w:proofErr w:type="spellEnd"/>
      <w:r w:rsidRPr="00A37901">
        <w:rPr>
          <w:rFonts w:ascii="Arial" w:hAnsi="Arial" w:cs="Arial"/>
          <w:color w:val="000000" w:themeColor="text1"/>
        </w:rPr>
        <w:t xml:space="preserve"> DB, et al. Bacterial biogeography of the human digestive tract. Scientific Reports 2011</w:t>
      </w:r>
      <w:proofErr w:type="gramStart"/>
      <w:r w:rsidRPr="00A37901">
        <w:rPr>
          <w:rFonts w:ascii="Arial" w:hAnsi="Arial" w:cs="Arial"/>
          <w:color w:val="000000" w:themeColor="text1"/>
        </w:rPr>
        <w:t>;1</w:t>
      </w:r>
      <w:proofErr w:type="gramEnd"/>
      <w:r w:rsidRPr="00A37901">
        <w:rPr>
          <w:rFonts w:ascii="Arial" w:hAnsi="Arial" w:cs="Arial"/>
          <w:color w:val="000000" w:themeColor="text1"/>
        </w:rPr>
        <w:t xml:space="preserve">. Available at: </w:t>
      </w:r>
      <w:hyperlink r:id="rId39">
        <w:r w:rsidRPr="00A37901">
          <w:rPr>
            <w:rStyle w:val="Hyperlink"/>
            <w:rFonts w:ascii="Arial" w:hAnsi="Arial" w:cs="Arial"/>
            <w:color w:val="000000" w:themeColor="text1"/>
          </w:rPr>
          <w:t>https://doi.org/10.1038/srep00170</w:t>
        </w:r>
      </w:hyperlink>
      <w:r w:rsidRPr="00A37901">
        <w:rPr>
          <w:rFonts w:ascii="Arial" w:hAnsi="Arial" w:cs="Arial"/>
          <w:color w:val="000000" w:themeColor="text1"/>
        </w:rPr>
        <w:t>.</w:t>
      </w:r>
    </w:p>
    <w:p w14:paraId="23490E4F"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19. Sears CL, Garrett WS. </w:t>
      </w:r>
      <w:proofErr w:type="gramStart"/>
      <w:r w:rsidRPr="00A37901">
        <w:rPr>
          <w:rFonts w:ascii="Arial" w:hAnsi="Arial" w:cs="Arial"/>
          <w:color w:val="000000" w:themeColor="text1"/>
        </w:rPr>
        <w:t>Microbes, microbiota, and colon cancer.</w:t>
      </w:r>
      <w:proofErr w:type="gramEnd"/>
      <w:r w:rsidRPr="00A37901">
        <w:rPr>
          <w:rFonts w:ascii="Arial" w:hAnsi="Arial" w:cs="Arial"/>
          <w:color w:val="000000" w:themeColor="text1"/>
        </w:rPr>
        <w:t xml:space="preserve"> Cell Host &amp; Microbe 2014</w:t>
      </w:r>
      <w:proofErr w:type="gramStart"/>
      <w:r w:rsidRPr="00A37901">
        <w:rPr>
          <w:rFonts w:ascii="Arial" w:hAnsi="Arial" w:cs="Arial"/>
          <w:color w:val="000000" w:themeColor="text1"/>
        </w:rPr>
        <w:t>;15:317</w:t>
      </w:r>
      <w:proofErr w:type="gramEnd"/>
      <w:r w:rsidRPr="00A37901">
        <w:rPr>
          <w:rFonts w:ascii="Arial" w:hAnsi="Arial" w:cs="Arial"/>
          <w:color w:val="000000" w:themeColor="text1"/>
        </w:rPr>
        <w:t xml:space="preserve">–328. Available at: </w:t>
      </w:r>
      <w:hyperlink r:id="rId40">
        <w:r w:rsidRPr="00A37901">
          <w:rPr>
            <w:rStyle w:val="Hyperlink"/>
            <w:rFonts w:ascii="Arial" w:hAnsi="Arial" w:cs="Arial"/>
            <w:color w:val="000000" w:themeColor="text1"/>
          </w:rPr>
          <w:t>https://doi.org/10.1016/j.chom.2014.02.007</w:t>
        </w:r>
      </w:hyperlink>
      <w:r w:rsidRPr="00A37901">
        <w:rPr>
          <w:rFonts w:ascii="Arial" w:hAnsi="Arial" w:cs="Arial"/>
          <w:color w:val="000000" w:themeColor="text1"/>
        </w:rPr>
        <w:t>.</w:t>
      </w:r>
    </w:p>
    <w:p w14:paraId="44B6A113"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20. </w:t>
      </w:r>
      <w:proofErr w:type="spellStart"/>
      <w:r w:rsidRPr="00A37901">
        <w:rPr>
          <w:rFonts w:ascii="Arial" w:hAnsi="Arial" w:cs="Arial"/>
          <w:color w:val="000000" w:themeColor="text1"/>
        </w:rPr>
        <w:t>Mima</w:t>
      </w:r>
      <w:proofErr w:type="spellEnd"/>
      <w:r w:rsidRPr="00A37901">
        <w:rPr>
          <w:rFonts w:ascii="Arial" w:hAnsi="Arial" w:cs="Arial"/>
          <w:color w:val="000000" w:themeColor="text1"/>
        </w:rPr>
        <w:t xml:space="preserve"> K, Cao Y, Chan AT, et al. Fusobacterium nucleatum in colorectal carcinoma tissue according to tumor location. Clinical and Translational Gastroenterology 2016</w:t>
      </w:r>
      <w:proofErr w:type="gramStart"/>
      <w:r w:rsidRPr="00A37901">
        <w:rPr>
          <w:rFonts w:ascii="Arial" w:hAnsi="Arial" w:cs="Arial"/>
          <w:color w:val="000000" w:themeColor="text1"/>
        </w:rPr>
        <w:t>;7:e200</w:t>
      </w:r>
      <w:proofErr w:type="gramEnd"/>
      <w:r w:rsidRPr="00A37901">
        <w:rPr>
          <w:rFonts w:ascii="Arial" w:hAnsi="Arial" w:cs="Arial"/>
          <w:color w:val="000000" w:themeColor="text1"/>
        </w:rPr>
        <w:t xml:space="preserve">. Available at: </w:t>
      </w:r>
      <w:hyperlink r:id="rId41">
        <w:r w:rsidRPr="00A37901">
          <w:rPr>
            <w:rStyle w:val="Hyperlink"/>
            <w:rFonts w:ascii="Arial" w:hAnsi="Arial" w:cs="Arial"/>
            <w:color w:val="000000" w:themeColor="text1"/>
          </w:rPr>
          <w:t>https://doi.org/10.1038/ctg.2016.53</w:t>
        </w:r>
      </w:hyperlink>
      <w:r w:rsidRPr="00A37901">
        <w:rPr>
          <w:rFonts w:ascii="Arial" w:hAnsi="Arial" w:cs="Arial"/>
          <w:color w:val="000000" w:themeColor="text1"/>
        </w:rPr>
        <w:t>.</w:t>
      </w:r>
    </w:p>
    <w:p w14:paraId="2D4E2E78"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lastRenderedPageBreak/>
        <w:t xml:space="preserve">21. Whitmore SE, Lamont RJ. Oral bacteria and cancer Goldman WE, ed. </w:t>
      </w:r>
      <w:proofErr w:type="spellStart"/>
      <w:r w:rsidRPr="00A37901">
        <w:rPr>
          <w:rFonts w:ascii="Arial" w:hAnsi="Arial" w:cs="Arial"/>
          <w:color w:val="000000" w:themeColor="text1"/>
        </w:rPr>
        <w:t>PLoS</w:t>
      </w:r>
      <w:proofErr w:type="spellEnd"/>
      <w:r w:rsidRPr="00A37901">
        <w:rPr>
          <w:rFonts w:ascii="Arial" w:hAnsi="Arial" w:cs="Arial"/>
          <w:color w:val="000000" w:themeColor="text1"/>
        </w:rPr>
        <w:t xml:space="preserve"> Pathogens 2014</w:t>
      </w:r>
      <w:proofErr w:type="gramStart"/>
      <w:r w:rsidRPr="00A37901">
        <w:rPr>
          <w:rFonts w:ascii="Arial" w:hAnsi="Arial" w:cs="Arial"/>
          <w:color w:val="000000" w:themeColor="text1"/>
        </w:rPr>
        <w:t>;10:e1003933</w:t>
      </w:r>
      <w:proofErr w:type="gramEnd"/>
      <w:r w:rsidRPr="00A37901">
        <w:rPr>
          <w:rFonts w:ascii="Arial" w:hAnsi="Arial" w:cs="Arial"/>
          <w:color w:val="000000" w:themeColor="text1"/>
        </w:rPr>
        <w:t xml:space="preserve">. Available at: </w:t>
      </w:r>
      <w:hyperlink r:id="rId42">
        <w:r w:rsidRPr="00A37901">
          <w:rPr>
            <w:rStyle w:val="Hyperlink"/>
            <w:rFonts w:ascii="Arial" w:hAnsi="Arial" w:cs="Arial"/>
            <w:color w:val="000000" w:themeColor="text1"/>
          </w:rPr>
          <w:t>https://doi.org/10.1371/journal.ppat.1003933</w:t>
        </w:r>
      </w:hyperlink>
      <w:r w:rsidRPr="00A37901">
        <w:rPr>
          <w:rFonts w:ascii="Arial" w:hAnsi="Arial" w:cs="Arial"/>
          <w:color w:val="000000" w:themeColor="text1"/>
        </w:rPr>
        <w:t>.</w:t>
      </w:r>
    </w:p>
    <w:p w14:paraId="2B597FE5"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22. Flynn KJ, Baxter NT, Schloss PD. Metabolic and community synergy of oral bacteria in colorectal cancer McMahon K, ed. </w:t>
      </w:r>
      <w:proofErr w:type="spellStart"/>
      <w:r w:rsidRPr="00A37901">
        <w:rPr>
          <w:rFonts w:ascii="Arial" w:hAnsi="Arial" w:cs="Arial"/>
          <w:color w:val="000000" w:themeColor="text1"/>
        </w:rPr>
        <w:t>mSphere</w:t>
      </w:r>
      <w:proofErr w:type="spellEnd"/>
      <w:r w:rsidRPr="00A37901">
        <w:rPr>
          <w:rFonts w:ascii="Arial" w:hAnsi="Arial" w:cs="Arial"/>
          <w:color w:val="000000" w:themeColor="text1"/>
        </w:rPr>
        <w:t xml:space="preserve"> 2016</w:t>
      </w:r>
      <w:proofErr w:type="gramStart"/>
      <w:r w:rsidRPr="00A37901">
        <w:rPr>
          <w:rFonts w:ascii="Arial" w:hAnsi="Arial" w:cs="Arial"/>
          <w:color w:val="000000" w:themeColor="text1"/>
        </w:rPr>
        <w:t>;1:e00102</w:t>
      </w:r>
      <w:proofErr w:type="gramEnd"/>
      <w:r w:rsidRPr="00A37901">
        <w:rPr>
          <w:rFonts w:ascii="Arial" w:hAnsi="Arial" w:cs="Arial"/>
          <w:color w:val="000000" w:themeColor="text1"/>
        </w:rPr>
        <w:t xml:space="preserve">–16. Available at: </w:t>
      </w:r>
      <w:hyperlink r:id="rId43">
        <w:r w:rsidRPr="00A37901">
          <w:rPr>
            <w:rStyle w:val="Hyperlink"/>
            <w:rFonts w:ascii="Arial" w:hAnsi="Arial" w:cs="Arial"/>
            <w:color w:val="000000" w:themeColor="text1"/>
          </w:rPr>
          <w:t>https://doi.org/10.1128/msphere.00102-16</w:t>
        </w:r>
      </w:hyperlink>
      <w:r w:rsidRPr="00A37901">
        <w:rPr>
          <w:rFonts w:ascii="Arial" w:hAnsi="Arial" w:cs="Arial"/>
          <w:color w:val="000000" w:themeColor="text1"/>
        </w:rPr>
        <w:t>.</w:t>
      </w:r>
    </w:p>
    <w:p w14:paraId="238C46EA"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23. </w:t>
      </w:r>
      <w:proofErr w:type="spellStart"/>
      <w:r w:rsidRPr="00A37901">
        <w:rPr>
          <w:rFonts w:ascii="Arial" w:hAnsi="Arial" w:cs="Arial"/>
          <w:color w:val="000000" w:themeColor="text1"/>
        </w:rPr>
        <w:t>Dharmani</w:t>
      </w:r>
      <w:proofErr w:type="spellEnd"/>
      <w:r w:rsidRPr="00A37901">
        <w:rPr>
          <w:rFonts w:ascii="Arial" w:hAnsi="Arial" w:cs="Arial"/>
          <w:color w:val="000000" w:themeColor="text1"/>
        </w:rPr>
        <w:t xml:space="preserve"> P, Strauss J, Ambrose C, et al. Fusobacterium nucleatum infection of colonic cells stimulates MUC2 </w:t>
      </w:r>
      <w:proofErr w:type="spellStart"/>
      <w:r w:rsidRPr="00A37901">
        <w:rPr>
          <w:rFonts w:ascii="Arial" w:hAnsi="Arial" w:cs="Arial"/>
          <w:color w:val="000000" w:themeColor="text1"/>
        </w:rPr>
        <w:t>mucin</w:t>
      </w:r>
      <w:proofErr w:type="spellEnd"/>
      <w:r w:rsidRPr="00A37901">
        <w:rPr>
          <w:rFonts w:ascii="Arial" w:hAnsi="Arial" w:cs="Arial"/>
          <w:color w:val="000000" w:themeColor="text1"/>
        </w:rPr>
        <w:t xml:space="preserve"> and tumor necrosis factor alpha. Infection and Immunity 2011</w:t>
      </w:r>
      <w:proofErr w:type="gramStart"/>
      <w:r w:rsidRPr="00A37901">
        <w:rPr>
          <w:rFonts w:ascii="Arial" w:hAnsi="Arial" w:cs="Arial"/>
          <w:color w:val="000000" w:themeColor="text1"/>
        </w:rPr>
        <w:t>;79:2597</w:t>
      </w:r>
      <w:proofErr w:type="gramEnd"/>
      <w:r w:rsidRPr="00A37901">
        <w:rPr>
          <w:rFonts w:ascii="Arial" w:hAnsi="Arial" w:cs="Arial"/>
          <w:color w:val="000000" w:themeColor="text1"/>
        </w:rPr>
        <w:t xml:space="preserve">–2607. Available at: </w:t>
      </w:r>
      <w:hyperlink r:id="rId44">
        <w:r w:rsidRPr="00A37901">
          <w:rPr>
            <w:rStyle w:val="Hyperlink"/>
            <w:rFonts w:ascii="Arial" w:hAnsi="Arial" w:cs="Arial"/>
            <w:color w:val="000000" w:themeColor="text1"/>
          </w:rPr>
          <w:t>https://doi.org/10.1128/iai.05118-11</w:t>
        </w:r>
      </w:hyperlink>
      <w:r w:rsidRPr="00A37901">
        <w:rPr>
          <w:rFonts w:ascii="Arial" w:hAnsi="Arial" w:cs="Arial"/>
          <w:color w:val="000000" w:themeColor="text1"/>
        </w:rPr>
        <w:t>.</w:t>
      </w:r>
    </w:p>
    <w:p w14:paraId="578946DD"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24. </w:t>
      </w:r>
      <w:proofErr w:type="spellStart"/>
      <w:r w:rsidRPr="00A37901">
        <w:rPr>
          <w:rFonts w:ascii="Arial" w:hAnsi="Arial" w:cs="Arial"/>
          <w:color w:val="000000" w:themeColor="text1"/>
        </w:rPr>
        <w:t>Ohkusa</w:t>
      </w:r>
      <w:proofErr w:type="spellEnd"/>
      <w:r w:rsidRPr="00A37901">
        <w:rPr>
          <w:rFonts w:ascii="Arial" w:hAnsi="Arial" w:cs="Arial"/>
          <w:color w:val="000000" w:themeColor="text1"/>
        </w:rPr>
        <w:t xml:space="preserve"> T. Induction of experimental ulcerative colitis by </w:t>
      </w:r>
      <w:proofErr w:type="spellStart"/>
      <w:r w:rsidRPr="00A37901">
        <w:rPr>
          <w:rFonts w:ascii="Arial" w:hAnsi="Arial" w:cs="Arial"/>
          <w:color w:val="000000" w:themeColor="text1"/>
        </w:rPr>
        <w:t>fusobacterium</w:t>
      </w:r>
      <w:proofErr w:type="spellEnd"/>
      <w:r w:rsidRPr="00A37901">
        <w:rPr>
          <w:rFonts w:ascii="Arial" w:hAnsi="Arial" w:cs="Arial"/>
          <w:color w:val="000000" w:themeColor="text1"/>
        </w:rPr>
        <w:t xml:space="preserve"> </w:t>
      </w:r>
      <w:proofErr w:type="spellStart"/>
      <w:r w:rsidRPr="00A37901">
        <w:rPr>
          <w:rFonts w:ascii="Arial" w:hAnsi="Arial" w:cs="Arial"/>
          <w:color w:val="000000" w:themeColor="text1"/>
        </w:rPr>
        <w:t>varium</w:t>
      </w:r>
      <w:proofErr w:type="spellEnd"/>
      <w:r w:rsidRPr="00A37901">
        <w:rPr>
          <w:rFonts w:ascii="Arial" w:hAnsi="Arial" w:cs="Arial"/>
          <w:color w:val="000000" w:themeColor="text1"/>
        </w:rPr>
        <w:t xml:space="preserve"> isolated from colonic mucosa of patients with ulcerative colitis. Gut 2003</w:t>
      </w:r>
      <w:proofErr w:type="gramStart"/>
      <w:r w:rsidRPr="00A37901">
        <w:rPr>
          <w:rFonts w:ascii="Arial" w:hAnsi="Arial" w:cs="Arial"/>
          <w:color w:val="000000" w:themeColor="text1"/>
        </w:rPr>
        <w:t>;52:79</w:t>
      </w:r>
      <w:proofErr w:type="gramEnd"/>
      <w:r w:rsidRPr="00A37901">
        <w:rPr>
          <w:rFonts w:ascii="Arial" w:hAnsi="Arial" w:cs="Arial"/>
          <w:color w:val="000000" w:themeColor="text1"/>
        </w:rPr>
        <w:t xml:space="preserve">–83. Available at: </w:t>
      </w:r>
      <w:hyperlink r:id="rId45">
        <w:r w:rsidRPr="00A37901">
          <w:rPr>
            <w:rStyle w:val="Hyperlink"/>
            <w:rFonts w:ascii="Arial" w:hAnsi="Arial" w:cs="Arial"/>
            <w:color w:val="000000" w:themeColor="text1"/>
          </w:rPr>
          <w:t>https://doi.org/10.1136/gut.52.1.79</w:t>
        </w:r>
      </w:hyperlink>
      <w:r w:rsidRPr="00A37901">
        <w:rPr>
          <w:rFonts w:ascii="Arial" w:hAnsi="Arial" w:cs="Arial"/>
          <w:color w:val="000000" w:themeColor="text1"/>
        </w:rPr>
        <w:t>.</w:t>
      </w:r>
    </w:p>
    <w:p w14:paraId="48706D8B"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25. </w:t>
      </w:r>
      <w:proofErr w:type="spellStart"/>
      <w:r w:rsidRPr="00A37901">
        <w:rPr>
          <w:rFonts w:ascii="Arial" w:hAnsi="Arial" w:cs="Arial"/>
          <w:color w:val="000000" w:themeColor="text1"/>
        </w:rPr>
        <w:t>Ohkusa</w:t>
      </w:r>
      <w:proofErr w:type="spellEnd"/>
      <w:r w:rsidRPr="00A37901">
        <w:rPr>
          <w:rFonts w:ascii="Arial" w:hAnsi="Arial" w:cs="Arial"/>
          <w:color w:val="000000" w:themeColor="text1"/>
        </w:rPr>
        <w:t xml:space="preserve"> T, Sato N, </w:t>
      </w:r>
      <w:proofErr w:type="spellStart"/>
      <w:r w:rsidRPr="00A37901">
        <w:rPr>
          <w:rFonts w:ascii="Arial" w:hAnsi="Arial" w:cs="Arial"/>
          <w:color w:val="000000" w:themeColor="text1"/>
        </w:rPr>
        <w:t>Ogihara</w:t>
      </w:r>
      <w:proofErr w:type="spellEnd"/>
      <w:r w:rsidRPr="00A37901">
        <w:rPr>
          <w:rFonts w:ascii="Arial" w:hAnsi="Arial" w:cs="Arial"/>
          <w:color w:val="000000" w:themeColor="text1"/>
        </w:rPr>
        <w:t xml:space="preserve"> T, et al. Fusobacterium </w:t>
      </w:r>
      <w:proofErr w:type="spellStart"/>
      <w:r w:rsidRPr="00A37901">
        <w:rPr>
          <w:rFonts w:ascii="Arial" w:hAnsi="Arial" w:cs="Arial"/>
          <w:color w:val="000000" w:themeColor="text1"/>
        </w:rPr>
        <w:t>varium</w:t>
      </w:r>
      <w:proofErr w:type="spellEnd"/>
      <w:r w:rsidRPr="00A37901">
        <w:rPr>
          <w:rFonts w:ascii="Arial" w:hAnsi="Arial" w:cs="Arial"/>
          <w:color w:val="000000" w:themeColor="text1"/>
        </w:rPr>
        <w:t xml:space="preserve"> localized in the colonic mucosa of patients with ulcerative colitis stimulates species-specific antibody. Journal of Gastroenterology and </w:t>
      </w:r>
      <w:proofErr w:type="spellStart"/>
      <w:r w:rsidRPr="00A37901">
        <w:rPr>
          <w:rFonts w:ascii="Arial" w:hAnsi="Arial" w:cs="Arial"/>
          <w:color w:val="000000" w:themeColor="text1"/>
        </w:rPr>
        <w:t>Hepatology</w:t>
      </w:r>
      <w:proofErr w:type="spellEnd"/>
      <w:r w:rsidRPr="00A37901">
        <w:rPr>
          <w:rFonts w:ascii="Arial" w:hAnsi="Arial" w:cs="Arial"/>
          <w:color w:val="000000" w:themeColor="text1"/>
        </w:rPr>
        <w:t xml:space="preserve"> 2002</w:t>
      </w:r>
      <w:proofErr w:type="gramStart"/>
      <w:r w:rsidRPr="00A37901">
        <w:rPr>
          <w:rFonts w:ascii="Arial" w:hAnsi="Arial" w:cs="Arial"/>
          <w:color w:val="000000" w:themeColor="text1"/>
        </w:rPr>
        <w:t>;17:849</w:t>
      </w:r>
      <w:proofErr w:type="gramEnd"/>
      <w:r w:rsidRPr="00A37901">
        <w:rPr>
          <w:rFonts w:ascii="Arial" w:hAnsi="Arial" w:cs="Arial"/>
          <w:color w:val="000000" w:themeColor="text1"/>
        </w:rPr>
        <w:t xml:space="preserve">–853. Available at: </w:t>
      </w:r>
      <w:hyperlink r:id="rId46">
        <w:r w:rsidRPr="00A37901">
          <w:rPr>
            <w:rStyle w:val="Hyperlink"/>
            <w:rFonts w:ascii="Arial" w:hAnsi="Arial" w:cs="Arial"/>
            <w:color w:val="000000" w:themeColor="text1"/>
          </w:rPr>
          <w:t>https://doi.org/10.1046/j.1440-1746.2002.02834.x</w:t>
        </w:r>
      </w:hyperlink>
      <w:r w:rsidRPr="00A37901">
        <w:rPr>
          <w:rFonts w:ascii="Arial" w:hAnsi="Arial" w:cs="Arial"/>
          <w:color w:val="000000" w:themeColor="text1"/>
        </w:rPr>
        <w:t>.</w:t>
      </w:r>
    </w:p>
    <w:p w14:paraId="1C273E7F"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26. </w:t>
      </w:r>
      <w:proofErr w:type="spellStart"/>
      <w:r w:rsidRPr="00A37901">
        <w:rPr>
          <w:rFonts w:ascii="Arial" w:hAnsi="Arial" w:cs="Arial"/>
          <w:color w:val="000000" w:themeColor="text1"/>
        </w:rPr>
        <w:t>Shobar</w:t>
      </w:r>
      <w:proofErr w:type="spellEnd"/>
      <w:r w:rsidRPr="00A37901">
        <w:rPr>
          <w:rFonts w:ascii="Arial" w:hAnsi="Arial" w:cs="Arial"/>
          <w:color w:val="000000" w:themeColor="text1"/>
        </w:rPr>
        <w:t xml:space="preserve"> RM, </w:t>
      </w:r>
      <w:proofErr w:type="spellStart"/>
      <w:r w:rsidRPr="00A37901">
        <w:rPr>
          <w:rFonts w:ascii="Arial" w:hAnsi="Arial" w:cs="Arial"/>
          <w:color w:val="000000" w:themeColor="text1"/>
        </w:rPr>
        <w:t>Velineni</w:t>
      </w:r>
      <w:proofErr w:type="spellEnd"/>
      <w:r w:rsidRPr="00A37901">
        <w:rPr>
          <w:rFonts w:ascii="Arial" w:hAnsi="Arial" w:cs="Arial"/>
          <w:color w:val="000000" w:themeColor="text1"/>
        </w:rPr>
        <w:t xml:space="preserve"> S, </w:t>
      </w:r>
      <w:proofErr w:type="spellStart"/>
      <w:r w:rsidRPr="00A37901">
        <w:rPr>
          <w:rFonts w:ascii="Arial" w:hAnsi="Arial" w:cs="Arial"/>
          <w:color w:val="000000" w:themeColor="text1"/>
        </w:rPr>
        <w:t>Keshavarzian</w:t>
      </w:r>
      <w:proofErr w:type="spellEnd"/>
      <w:r w:rsidRPr="00A37901">
        <w:rPr>
          <w:rFonts w:ascii="Arial" w:hAnsi="Arial" w:cs="Arial"/>
          <w:color w:val="000000" w:themeColor="text1"/>
        </w:rPr>
        <w:t xml:space="preserve"> A, et al. The effects of bowel preparation on microbiota-related metrics differ in health and in inflammatory bowel disease and for the mucosal and luminal microbiota compartments. Clinical and Translational Gastroenterology 2016</w:t>
      </w:r>
      <w:proofErr w:type="gramStart"/>
      <w:r w:rsidRPr="00A37901">
        <w:rPr>
          <w:rFonts w:ascii="Arial" w:hAnsi="Arial" w:cs="Arial"/>
          <w:color w:val="000000" w:themeColor="text1"/>
        </w:rPr>
        <w:t>;7:e143</w:t>
      </w:r>
      <w:proofErr w:type="gramEnd"/>
      <w:r w:rsidRPr="00A37901">
        <w:rPr>
          <w:rFonts w:ascii="Arial" w:hAnsi="Arial" w:cs="Arial"/>
          <w:color w:val="000000" w:themeColor="text1"/>
        </w:rPr>
        <w:t xml:space="preserve">. Available at: </w:t>
      </w:r>
      <w:hyperlink r:id="rId47">
        <w:r w:rsidRPr="00A37901">
          <w:rPr>
            <w:rStyle w:val="Hyperlink"/>
            <w:rFonts w:ascii="Arial" w:hAnsi="Arial" w:cs="Arial"/>
            <w:color w:val="000000" w:themeColor="text1"/>
          </w:rPr>
          <w:t>https://doi.org/10.1038/ctg.2015.54</w:t>
        </w:r>
      </w:hyperlink>
      <w:r w:rsidRPr="00A37901">
        <w:rPr>
          <w:rFonts w:ascii="Arial" w:hAnsi="Arial" w:cs="Arial"/>
          <w:color w:val="000000" w:themeColor="text1"/>
        </w:rPr>
        <w:t>.</w:t>
      </w:r>
    </w:p>
    <w:p w14:paraId="28954F2D"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lastRenderedPageBreak/>
        <w:t xml:space="preserve">27. </w:t>
      </w:r>
      <w:proofErr w:type="spellStart"/>
      <w:r w:rsidRPr="00A37901">
        <w:rPr>
          <w:rFonts w:ascii="Arial" w:hAnsi="Arial" w:cs="Arial"/>
          <w:color w:val="000000" w:themeColor="text1"/>
        </w:rPr>
        <w:t>Kozich</w:t>
      </w:r>
      <w:proofErr w:type="spellEnd"/>
      <w:r w:rsidRPr="00A37901">
        <w:rPr>
          <w:rFonts w:ascii="Arial" w:hAnsi="Arial" w:cs="Arial"/>
          <w:color w:val="000000" w:themeColor="text1"/>
        </w:rPr>
        <w:t xml:space="preserve"> JJ, Westcott SL, Baxter NT, et al. Development of a dual-index sequencing strategy and curation pipeline for analyzing amplicon sequence data on the MiSeq </w:t>
      </w:r>
      <w:proofErr w:type="spellStart"/>
      <w:r w:rsidRPr="00A37901">
        <w:rPr>
          <w:rFonts w:ascii="Arial" w:hAnsi="Arial" w:cs="Arial"/>
          <w:color w:val="000000" w:themeColor="text1"/>
        </w:rPr>
        <w:t>illumina</w:t>
      </w:r>
      <w:proofErr w:type="spellEnd"/>
      <w:r w:rsidRPr="00A37901">
        <w:rPr>
          <w:rFonts w:ascii="Arial" w:hAnsi="Arial" w:cs="Arial"/>
          <w:color w:val="000000" w:themeColor="text1"/>
        </w:rPr>
        <w:t xml:space="preserve"> sequencing platform. Applied and Environmental Microbiology 2013</w:t>
      </w:r>
      <w:proofErr w:type="gramStart"/>
      <w:r w:rsidRPr="00A37901">
        <w:rPr>
          <w:rFonts w:ascii="Arial" w:hAnsi="Arial" w:cs="Arial"/>
          <w:color w:val="000000" w:themeColor="text1"/>
        </w:rPr>
        <w:t>;79:5112</w:t>
      </w:r>
      <w:proofErr w:type="gramEnd"/>
      <w:r w:rsidRPr="00A37901">
        <w:rPr>
          <w:rFonts w:ascii="Arial" w:hAnsi="Arial" w:cs="Arial"/>
          <w:color w:val="000000" w:themeColor="text1"/>
        </w:rPr>
        <w:t xml:space="preserve">–5120. Available at: </w:t>
      </w:r>
      <w:hyperlink r:id="rId48">
        <w:r w:rsidRPr="00A37901">
          <w:rPr>
            <w:rStyle w:val="Hyperlink"/>
            <w:rFonts w:ascii="Arial" w:hAnsi="Arial" w:cs="Arial"/>
            <w:color w:val="000000" w:themeColor="text1"/>
          </w:rPr>
          <w:t>https://doi.org/10.1128/aem.01043-13</w:t>
        </w:r>
      </w:hyperlink>
      <w:r w:rsidRPr="00A37901">
        <w:rPr>
          <w:rFonts w:ascii="Arial" w:hAnsi="Arial" w:cs="Arial"/>
          <w:color w:val="000000" w:themeColor="text1"/>
        </w:rPr>
        <w:t>.</w:t>
      </w:r>
    </w:p>
    <w:p w14:paraId="030B3E4E"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28. Schloss PD, Westcott SL, </w:t>
      </w:r>
      <w:proofErr w:type="spellStart"/>
      <w:r w:rsidRPr="00A37901">
        <w:rPr>
          <w:rFonts w:ascii="Arial" w:hAnsi="Arial" w:cs="Arial"/>
          <w:color w:val="000000" w:themeColor="text1"/>
        </w:rPr>
        <w:t>Ryabin</w:t>
      </w:r>
      <w:proofErr w:type="spellEnd"/>
      <w:r w:rsidRPr="00A37901">
        <w:rPr>
          <w:rFonts w:ascii="Arial" w:hAnsi="Arial" w:cs="Arial"/>
          <w:color w:val="000000" w:themeColor="text1"/>
        </w:rPr>
        <w:t xml:space="preserve"> T, et al. Introducing mothur: Open-source, platform-independent, community-supported software for describing and comparing microbial communities. Applied and Environmental Microbiology 2009</w:t>
      </w:r>
      <w:proofErr w:type="gramStart"/>
      <w:r w:rsidRPr="00A37901">
        <w:rPr>
          <w:rFonts w:ascii="Arial" w:hAnsi="Arial" w:cs="Arial"/>
          <w:color w:val="000000" w:themeColor="text1"/>
        </w:rPr>
        <w:t>;75:7537</w:t>
      </w:r>
      <w:proofErr w:type="gramEnd"/>
      <w:r w:rsidRPr="00A37901">
        <w:rPr>
          <w:rFonts w:ascii="Arial" w:hAnsi="Arial" w:cs="Arial"/>
          <w:color w:val="000000" w:themeColor="text1"/>
        </w:rPr>
        <w:t xml:space="preserve">–7541. Available at: </w:t>
      </w:r>
      <w:hyperlink r:id="rId49">
        <w:r w:rsidRPr="00A37901">
          <w:rPr>
            <w:rStyle w:val="Hyperlink"/>
            <w:rFonts w:ascii="Arial" w:hAnsi="Arial" w:cs="Arial"/>
            <w:color w:val="000000" w:themeColor="text1"/>
          </w:rPr>
          <w:t>https://doi.org/10.1128/aem.01541-09</w:t>
        </w:r>
      </w:hyperlink>
      <w:r w:rsidRPr="00A37901">
        <w:rPr>
          <w:rFonts w:ascii="Arial" w:hAnsi="Arial" w:cs="Arial"/>
          <w:color w:val="000000" w:themeColor="text1"/>
        </w:rPr>
        <w:t>.</w:t>
      </w:r>
    </w:p>
    <w:p w14:paraId="6161D85A"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29. Wang Q, </w:t>
      </w:r>
      <w:proofErr w:type="spellStart"/>
      <w:r w:rsidRPr="00A37901">
        <w:rPr>
          <w:rFonts w:ascii="Arial" w:hAnsi="Arial" w:cs="Arial"/>
          <w:color w:val="000000" w:themeColor="text1"/>
        </w:rPr>
        <w:t>Garrity</w:t>
      </w:r>
      <w:proofErr w:type="spellEnd"/>
      <w:r w:rsidRPr="00A37901">
        <w:rPr>
          <w:rFonts w:ascii="Arial" w:hAnsi="Arial" w:cs="Arial"/>
          <w:color w:val="000000" w:themeColor="text1"/>
        </w:rPr>
        <w:t xml:space="preserve"> GM, </w:t>
      </w:r>
      <w:proofErr w:type="spellStart"/>
      <w:r w:rsidRPr="00A37901">
        <w:rPr>
          <w:rFonts w:ascii="Arial" w:hAnsi="Arial" w:cs="Arial"/>
          <w:color w:val="000000" w:themeColor="text1"/>
        </w:rPr>
        <w:t>Tiedje</w:t>
      </w:r>
      <w:proofErr w:type="spellEnd"/>
      <w:r w:rsidRPr="00A37901">
        <w:rPr>
          <w:rFonts w:ascii="Arial" w:hAnsi="Arial" w:cs="Arial"/>
          <w:color w:val="000000" w:themeColor="text1"/>
        </w:rPr>
        <w:t xml:space="preserve"> JM, et al. Naive </w:t>
      </w:r>
      <w:proofErr w:type="spellStart"/>
      <w:r w:rsidRPr="00A37901">
        <w:rPr>
          <w:rFonts w:ascii="Arial" w:hAnsi="Arial" w:cs="Arial"/>
          <w:color w:val="000000" w:themeColor="text1"/>
        </w:rPr>
        <w:t>bayesian</w:t>
      </w:r>
      <w:proofErr w:type="spellEnd"/>
      <w:r w:rsidRPr="00A37901">
        <w:rPr>
          <w:rFonts w:ascii="Arial" w:hAnsi="Arial" w:cs="Arial"/>
          <w:color w:val="000000" w:themeColor="text1"/>
        </w:rPr>
        <w:t xml:space="preserve"> classifier for rapid assignment of rRNA sequences into the new bacterial taxonomy. Applied and Environmental Microbiology 2007</w:t>
      </w:r>
      <w:proofErr w:type="gramStart"/>
      <w:r w:rsidRPr="00A37901">
        <w:rPr>
          <w:rFonts w:ascii="Arial" w:hAnsi="Arial" w:cs="Arial"/>
          <w:color w:val="000000" w:themeColor="text1"/>
        </w:rPr>
        <w:t>;73:5261</w:t>
      </w:r>
      <w:proofErr w:type="gramEnd"/>
      <w:r w:rsidRPr="00A37901">
        <w:rPr>
          <w:rFonts w:ascii="Arial" w:hAnsi="Arial" w:cs="Arial"/>
          <w:color w:val="000000" w:themeColor="text1"/>
        </w:rPr>
        <w:t xml:space="preserve">–5267. Available at: </w:t>
      </w:r>
      <w:hyperlink r:id="rId50">
        <w:r w:rsidRPr="00A37901">
          <w:rPr>
            <w:rStyle w:val="Hyperlink"/>
            <w:rFonts w:ascii="Arial" w:hAnsi="Arial" w:cs="Arial"/>
            <w:color w:val="000000" w:themeColor="text1"/>
          </w:rPr>
          <w:t>https://doi.org/10.1128/aem.00062-07</w:t>
        </w:r>
      </w:hyperlink>
      <w:r w:rsidRPr="00A37901">
        <w:rPr>
          <w:rFonts w:ascii="Arial" w:hAnsi="Arial" w:cs="Arial"/>
          <w:color w:val="000000" w:themeColor="text1"/>
        </w:rPr>
        <w:t>.</w:t>
      </w:r>
    </w:p>
    <w:p w14:paraId="01B5E060"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30. </w:t>
      </w:r>
      <w:proofErr w:type="spellStart"/>
      <w:r w:rsidRPr="00A37901">
        <w:rPr>
          <w:rFonts w:ascii="Arial" w:hAnsi="Arial" w:cs="Arial"/>
          <w:color w:val="000000" w:themeColor="text1"/>
        </w:rPr>
        <w:t>Liaw</w:t>
      </w:r>
      <w:proofErr w:type="spellEnd"/>
      <w:r w:rsidRPr="00A37901">
        <w:rPr>
          <w:rFonts w:ascii="Arial" w:hAnsi="Arial" w:cs="Arial"/>
          <w:color w:val="000000" w:themeColor="text1"/>
        </w:rPr>
        <w:t xml:space="preserve"> A, Wiener M. Classification and regression by </w:t>
      </w:r>
      <w:proofErr w:type="spellStart"/>
      <w:r w:rsidRPr="00A37901">
        <w:rPr>
          <w:rFonts w:ascii="Arial" w:hAnsi="Arial" w:cs="Arial"/>
          <w:color w:val="000000" w:themeColor="text1"/>
        </w:rPr>
        <w:t>randomForest</w:t>
      </w:r>
      <w:proofErr w:type="spellEnd"/>
      <w:r w:rsidRPr="00A37901">
        <w:rPr>
          <w:rFonts w:ascii="Arial" w:hAnsi="Arial" w:cs="Arial"/>
          <w:color w:val="000000" w:themeColor="text1"/>
        </w:rPr>
        <w:t>. R News: The Newsletter of the R Project 2002</w:t>
      </w:r>
      <w:proofErr w:type="gramStart"/>
      <w:r w:rsidRPr="00A37901">
        <w:rPr>
          <w:rFonts w:ascii="Arial" w:hAnsi="Arial" w:cs="Arial"/>
          <w:color w:val="000000" w:themeColor="text1"/>
        </w:rPr>
        <w:t>;2:18</w:t>
      </w:r>
      <w:proofErr w:type="gramEnd"/>
      <w:r w:rsidRPr="00A37901">
        <w:rPr>
          <w:rFonts w:ascii="Arial" w:hAnsi="Arial" w:cs="Arial"/>
          <w:color w:val="000000" w:themeColor="text1"/>
        </w:rPr>
        <w:t xml:space="preserve">–22. Available at: </w:t>
      </w:r>
      <w:hyperlink r:id="rId51">
        <w:r w:rsidRPr="00A37901">
          <w:rPr>
            <w:rStyle w:val="Hyperlink"/>
            <w:rFonts w:ascii="Arial" w:hAnsi="Arial" w:cs="Arial"/>
            <w:color w:val="000000" w:themeColor="text1"/>
          </w:rPr>
          <w:t>http://cran.r-project.org/doc/Rnews/</w:t>
        </w:r>
      </w:hyperlink>
      <w:r w:rsidRPr="00A37901">
        <w:rPr>
          <w:rFonts w:ascii="Arial" w:hAnsi="Arial" w:cs="Arial"/>
          <w:color w:val="000000" w:themeColor="text1"/>
        </w:rPr>
        <w:t>.</w:t>
      </w:r>
    </w:p>
    <w:sectPr w:rsidR="00803D42" w:rsidRPr="00A37901" w:rsidSect="00BC1A18">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2" w:author="Pat Schloss" w:date="2017-10-27T14:01:00Z" w:initials="PS">
    <w:p w14:paraId="13B87119" w14:textId="4FEF7275" w:rsidR="002E08FC" w:rsidRDefault="002E08FC">
      <w:pPr>
        <w:pStyle w:val="CommentText"/>
      </w:pPr>
      <w:r>
        <w:rPr>
          <w:rStyle w:val="CommentReference"/>
        </w:rPr>
        <w:annotationRef/>
      </w:r>
      <w:r>
        <w:t>This needs to be pulled out. It’s an important result that is hidden in a section about a fecal samples.</w:t>
      </w:r>
    </w:p>
  </w:comment>
  <w:comment w:id="207" w:author="Pat Schloss" w:date="2017-10-27T14:10:00Z" w:initials="PS">
    <w:p w14:paraId="2E17A389" w14:textId="01CD61CA" w:rsidR="002E08FC" w:rsidRDefault="002E08FC">
      <w:pPr>
        <w:pStyle w:val="CommentText"/>
      </w:pPr>
      <w:r>
        <w:rPr>
          <w:rStyle w:val="CommentReference"/>
        </w:rPr>
        <w:annotationRef/>
      </w:r>
      <w:r>
        <w:t>Is this how you actually did it? I thought this was the old approach.</w:t>
      </w:r>
    </w:p>
  </w:comment>
  <w:comment w:id="231" w:author="Pat Schloss" w:date="2017-10-27T14:11:00Z" w:initials="PS">
    <w:p w14:paraId="195FA1E5" w14:textId="7095A277" w:rsidR="002E08FC" w:rsidRDefault="002E08FC">
      <w:pPr>
        <w:pStyle w:val="CommentText"/>
      </w:pPr>
      <w:r>
        <w:rPr>
          <w:rStyle w:val="CommentReference"/>
        </w:rPr>
        <w:annotationRef/>
      </w:r>
      <w:r>
        <w:t>Same question as above.</w:t>
      </w:r>
    </w:p>
  </w:comment>
  <w:comment w:id="237" w:author="Pat Schloss" w:date="2017-10-27T14:13:00Z" w:initials="PS">
    <w:p w14:paraId="77A2E54E" w14:textId="686273CC" w:rsidR="002E08FC" w:rsidRDefault="002E08FC">
      <w:pPr>
        <w:pStyle w:val="CommentText"/>
      </w:pPr>
      <w:r>
        <w:rPr>
          <w:rStyle w:val="CommentReference"/>
        </w:rPr>
        <w:annotationRef/>
      </w:r>
      <w:r>
        <w:t>Is this significantly different from 0.5?</w:t>
      </w:r>
    </w:p>
  </w:comment>
  <w:comment w:id="272" w:author="Pat Schloss" w:date="2017-10-27T14:16:00Z" w:initials="PS">
    <w:p w14:paraId="677374DA" w14:textId="495D576F" w:rsidR="002E08FC" w:rsidRDefault="002E08FC">
      <w:pPr>
        <w:pStyle w:val="CommentText"/>
      </w:pPr>
      <w:r>
        <w:rPr>
          <w:rStyle w:val="CommentReference"/>
        </w:rPr>
        <w:annotationRef/>
      </w:r>
      <w:r>
        <w:t>????</w:t>
      </w:r>
    </w:p>
  </w:comment>
  <w:comment w:id="276" w:author="Pat Schloss" w:date="2017-10-27T14:17:00Z" w:initials="PS">
    <w:p w14:paraId="71B03B42" w14:textId="10DE4805" w:rsidR="002E08FC" w:rsidRDefault="002E08FC">
      <w:pPr>
        <w:pStyle w:val="CommentText"/>
      </w:pPr>
      <w:r>
        <w:rPr>
          <w:rStyle w:val="CommentReference"/>
        </w:rPr>
        <w:annotationRef/>
      </w:r>
    </w:p>
  </w:comment>
  <w:comment w:id="300" w:author="Pat Schloss" w:date="2017-10-27T14:20:00Z" w:initials="PS">
    <w:p w14:paraId="382C6C0D" w14:textId="0847E4BC" w:rsidR="002E08FC" w:rsidRDefault="002E08FC">
      <w:pPr>
        <w:pStyle w:val="CommentText"/>
      </w:pPr>
      <w:r>
        <w:rPr>
          <w:rStyle w:val="CommentReference"/>
        </w:rPr>
        <w:annotationRef/>
      </w:r>
      <w:r>
        <w:t>You say several but only cite one study.</w:t>
      </w:r>
    </w:p>
  </w:comment>
  <w:comment w:id="305" w:author="Pat Schloss" w:date="2017-10-27T14:20:00Z" w:initials="PS">
    <w:p w14:paraId="7609DA51" w14:textId="683761FA" w:rsidR="002E08FC" w:rsidRDefault="002E08FC">
      <w:pPr>
        <w:pStyle w:val="CommentText"/>
      </w:pPr>
      <w:r>
        <w:rPr>
          <w:rStyle w:val="CommentReference"/>
        </w:rPr>
        <w:annotationRef/>
      </w:r>
      <w:r>
        <w:t>Something is missing here</w:t>
      </w:r>
    </w:p>
  </w:comment>
  <w:comment w:id="331" w:author="Pat Schloss" w:date="2017-10-27T14:23:00Z" w:initials="PS">
    <w:p w14:paraId="53492BEC" w14:textId="5631FC06" w:rsidR="002E08FC" w:rsidRDefault="002E08FC">
      <w:pPr>
        <w:pStyle w:val="CommentText"/>
      </w:pPr>
      <w:r>
        <w:rPr>
          <w:rStyle w:val="CommentReference"/>
        </w:rPr>
        <w:annotationRef/>
      </w:r>
      <w:r>
        <w:t>Thought it was 5… this is going to be confusing to reviewers</w:t>
      </w:r>
    </w:p>
  </w:comment>
  <w:comment w:id="332" w:author="Pat Schloss" w:date="2017-10-27T14:23:00Z" w:initials="PS">
    <w:p w14:paraId="60053551" w14:textId="05D5EE5E" w:rsidR="002E08FC" w:rsidRDefault="002E08FC">
      <w:pPr>
        <w:pStyle w:val="CommentText"/>
      </w:pPr>
      <w:r>
        <w:rPr>
          <w:rStyle w:val="CommentReference"/>
        </w:rPr>
        <w:annotationRef/>
      </w:r>
      <w:r>
        <w:t>See previous comment.</w:t>
      </w:r>
    </w:p>
  </w:comment>
  <w:comment w:id="353" w:author="Pat Schloss" w:date="2017-10-27T14:28:00Z" w:initials="PS">
    <w:p w14:paraId="69F3D86B" w14:textId="2E75B2BF" w:rsidR="002E08FC" w:rsidRDefault="002E08FC">
      <w:pPr>
        <w:pStyle w:val="CommentText"/>
      </w:pPr>
      <w:r>
        <w:rPr>
          <w:rStyle w:val="CommentReference"/>
        </w:rPr>
        <w:annotationRef/>
      </w:r>
      <w:r>
        <w:t>???</w:t>
      </w:r>
    </w:p>
  </w:comment>
  <w:comment w:id="379" w:author="Pat Schloss" w:date="2017-10-27T14:30:00Z" w:initials="PS">
    <w:p w14:paraId="1EFB37E0" w14:textId="4532382D" w:rsidR="002E08FC" w:rsidRDefault="002E08FC">
      <w:pPr>
        <w:pStyle w:val="CommentText"/>
      </w:pPr>
      <w:r>
        <w:rPr>
          <w:rStyle w:val="CommentReference"/>
        </w:rPr>
        <w:annotationRef/>
      </w:r>
      <w:r>
        <w:t>???</w:t>
      </w:r>
    </w:p>
  </w:comment>
  <w:comment w:id="394" w:author="Pat Schloss" w:date="2017-10-27T14:32:00Z" w:initials="PS">
    <w:p w14:paraId="613BB59F" w14:textId="75F2C1AB" w:rsidR="002E08FC" w:rsidRDefault="002E08FC">
      <w:pPr>
        <w:pStyle w:val="CommentText"/>
      </w:pPr>
      <w:r>
        <w:rPr>
          <w:rStyle w:val="CommentReference"/>
        </w:rPr>
        <w:annotationRef/>
      </w:r>
      <w:r>
        <w:t xml:space="preserve">Can we end on a more </w:t>
      </w:r>
      <w:proofErr w:type="gramStart"/>
      <w:r>
        <w:t>upbeat  note</w:t>
      </w:r>
      <w:proofErr w:type="gramEnd"/>
      <w:r>
        <w:t xml:space="preserve"> about our own data?</w:t>
      </w:r>
    </w:p>
  </w:comment>
  <w:comment w:id="435" w:author="Pat Schloss" w:date="2017-10-27T14:35:00Z" w:initials="PS">
    <w:p w14:paraId="6098BF9B" w14:textId="74DA9467" w:rsidR="002E08FC" w:rsidRDefault="002E08FC">
      <w:pPr>
        <w:pStyle w:val="CommentText"/>
      </w:pPr>
      <w:r>
        <w:rPr>
          <w:rStyle w:val="CommentReference"/>
        </w:rPr>
        <w:annotationRef/>
      </w:r>
      <w:r>
        <w:t>???</w:t>
      </w:r>
    </w:p>
  </w:comment>
  <w:comment w:id="439" w:author="Pat Schloss" w:date="2017-10-27T14:43:00Z" w:initials="PS">
    <w:p w14:paraId="50D68B37" w14:textId="31E73F74" w:rsidR="002E08FC" w:rsidRDefault="002E08FC">
      <w:pPr>
        <w:pStyle w:val="CommentText"/>
      </w:pPr>
      <w:r>
        <w:rPr>
          <w:rStyle w:val="CommentReference"/>
        </w:rPr>
        <w:annotationRef/>
      </w:r>
      <w:r>
        <w:t>This doesn’t clarify how you built the models. How did you get the top 5 OTUs? Didn’t you do leave-one-out?</w:t>
      </w:r>
    </w:p>
  </w:comment>
  <w:comment w:id="524" w:author="Pat Schloss" w:date="2017-10-27T14:40:00Z" w:initials="PS">
    <w:p w14:paraId="0DE11E50" w14:textId="6A8EA9E2" w:rsidR="002E08FC" w:rsidRDefault="002E08FC">
      <w:pPr>
        <w:pStyle w:val="CommentText"/>
      </w:pPr>
      <w:r>
        <w:rPr>
          <w:rStyle w:val="CommentReference"/>
        </w:rPr>
        <w:annotationRef/>
      </w:r>
      <w:r>
        <w:t>And C?</w:t>
      </w:r>
    </w:p>
  </w:comment>
  <w:comment w:id="528" w:author="Pat Schloss" w:date="2017-10-27T14:40:00Z" w:initials="PS">
    <w:p w14:paraId="404FD89C" w14:textId="081201BB" w:rsidR="002E08FC" w:rsidRDefault="002E08FC">
      <w:pPr>
        <w:pStyle w:val="CommentText"/>
      </w:pPr>
      <w:r>
        <w:rPr>
          <w:rStyle w:val="CommentReference"/>
        </w:rPr>
        <w:annotationRef/>
      </w:r>
      <w:r>
        <w:t xml:space="preserve">Can you change distance to dissimilarity? Also, the Y axis should either say “Dissimilarity” or use the </w:t>
      </w:r>
      <w:proofErr w:type="spellStart"/>
      <w:r>
        <w:t>greek</w:t>
      </w:r>
      <w:proofErr w:type="spellEnd"/>
      <w:r>
        <w:t xml:space="preserve"> </w:t>
      </w:r>
      <w:proofErr w:type="spellStart"/>
      <w:r>
        <w:t>theya</w:t>
      </w:r>
      <w:proofErr w:type="spellEnd"/>
      <w:r>
        <w:t xml:space="preserve"> with subscripted "YC"</w:t>
      </w:r>
    </w:p>
  </w:comment>
  <w:comment w:id="549" w:author="Pat Schloss" w:date="2017-10-27T14:42:00Z" w:initials="PS">
    <w:p w14:paraId="1E9C1A2A" w14:textId="752937C6" w:rsidR="002E08FC" w:rsidRDefault="002E08FC">
      <w:pPr>
        <w:pStyle w:val="CommentText"/>
      </w:pPr>
      <w:r>
        <w:rPr>
          <w:rStyle w:val="CommentReference"/>
        </w:rPr>
        <w:annotationRef/>
      </w:r>
      <w:r>
        <w:t>Names need to be italicized. What do the vertical lines represent?</w:t>
      </w:r>
    </w:p>
  </w:comment>
  <w:comment w:id="567" w:author="Pat Schloss" w:date="2017-10-27T14:42:00Z" w:initials="PS">
    <w:p w14:paraId="3C166612" w14:textId="1984E377" w:rsidR="002E08FC" w:rsidRDefault="002E08FC">
      <w:pPr>
        <w:pStyle w:val="CommentText"/>
      </w:pPr>
      <w:r>
        <w:rPr>
          <w:rStyle w:val="CommentReference"/>
        </w:rPr>
        <w:annotationRef/>
      </w:r>
      <w:r>
        <w:t>Names need to be italicized. What do the vertical lines represent?</w:t>
      </w:r>
    </w:p>
  </w:comment>
  <w:comment w:id="577" w:author="Pat Schloss" w:date="2017-10-27T14:44:00Z" w:initials="PS">
    <w:p w14:paraId="434DE942" w14:textId="5BF5536C" w:rsidR="002E08FC" w:rsidRDefault="002E08FC">
      <w:pPr>
        <w:pStyle w:val="CommentText"/>
      </w:pPr>
      <w:r>
        <w:rPr>
          <w:rStyle w:val="CommentReference"/>
        </w:rPr>
        <w:annotationRef/>
      </w:r>
      <w:r>
        <w:t>I think you have your colors swapped.</w:t>
      </w:r>
    </w:p>
  </w:comment>
  <w:comment w:id="589" w:author="Pat Schloss" w:date="2017-10-27T14:44:00Z" w:initials="PS">
    <w:p w14:paraId="653D1F5B" w14:textId="4CF3020C" w:rsidR="002E08FC" w:rsidRDefault="002E08FC">
      <w:pPr>
        <w:pStyle w:val="CommentText"/>
      </w:pPr>
      <w:r>
        <w:rPr>
          <w:rStyle w:val="CommentReference"/>
        </w:rPr>
        <w:annotationRef/>
      </w:r>
      <w:r>
        <w:t>Can you put y on a log scale? Also, names on y-axis need to be italicized.</w:t>
      </w:r>
    </w:p>
  </w:comment>
  <w:comment w:id="600" w:author="Pat Schloss" w:date="2017-10-27T14:45:00Z" w:initials="PS">
    <w:p w14:paraId="68A9CB84" w14:textId="43F713C5" w:rsidR="002E08FC" w:rsidRDefault="002E08FC">
      <w:pPr>
        <w:pStyle w:val="CommentText"/>
      </w:pPr>
      <w:r>
        <w:rPr>
          <w:rStyle w:val="CommentReference"/>
        </w:rPr>
        <w:annotationRef/>
      </w:r>
      <w:r>
        <w:t>References section will need to precede the Figure legends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AB73EF" w14:textId="77777777" w:rsidR="002E08FC" w:rsidRDefault="002E08FC">
      <w:pPr>
        <w:spacing w:after="0"/>
      </w:pPr>
      <w:r>
        <w:separator/>
      </w:r>
    </w:p>
  </w:endnote>
  <w:endnote w:type="continuationSeparator" w:id="0">
    <w:p w14:paraId="12A3E85B" w14:textId="77777777" w:rsidR="002E08FC" w:rsidRDefault="002E08FC">
      <w:pPr>
        <w:spacing w:after="0"/>
      </w:pPr>
      <w:r>
        <w:continuationSeparator/>
      </w:r>
    </w:p>
  </w:endnote>
  <w:endnote w:type="continuationNotice" w:id="1">
    <w:p w14:paraId="721820ED" w14:textId="77777777" w:rsidR="002E08FC" w:rsidRDefault="002E08F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107F7" w14:textId="77777777" w:rsidR="002E08FC" w:rsidRDefault="002E08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EBA7E0" w14:textId="77777777" w:rsidR="002E08FC" w:rsidRDefault="002E08FC">
      <w:r>
        <w:separator/>
      </w:r>
    </w:p>
  </w:footnote>
  <w:footnote w:type="continuationSeparator" w:id="0">
    <w:p w14:paraId="35AAA3C9" w14:textId="77777777" w:rsidR="002E08FC" w:rsidRDefault="002E08FC">
      <w:r>
        <w:continuationSeparator/>
      </w:r>
    </w:p>
  </w:footnote>
  <w:footnote w:type="continuationNotice" w:id="1">
    <w:p w14:paraId="31817002" w14:textId="77777777" w:rsidR="002E08FC" w:rsidRDefault="002E08FC">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B5DB9" w14:textId="77777777" w:rsidR="002E08FC" w:rsidRDefault="002E08F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BD413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7FAD829"/>
    <w:multiLevelType w:val="multilevel"/>
    <w:tmpl w:val="AA60BE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76D0"/>
    <w:rsid w:val="00044383"/>
    <w:rsid w:val="000452E1"/>
    <w:rsid w:val="00052942"/>
    <w:rsid w:val="0005399C"/>
    <w:rsid w:val="00067A21"/>
    <w:rsid w:val="000727EF"/>
    <w:rsid w:val="000A1861"/>
    <w:rsid w:val="000B7471"/>
    <w:rsid w:val="001074EF"/>
    <w:rsid w:val="00127AF9"/>
    <w:rsid w:val="00183EC0"/>
    <w:rsid w:val="00194074"/>
    <w:rsid w:val="00194B78"/>
    <w:rsid w:val="001A4889"/>
    <w:rsid w:val="001B01F1"/>
    <w:rsid w:val="001E5494"/>
    <w:rsid w:val="001F1600"/>
    <w:rsid w:val="00223D39"/>
    <w:rsid w:val="0027373E"/>
    <w:rsid w:val="00281A02"/>
    <w:rsid w:val="00286948"/>
    <w:rsid w:val="002E08FC"/>
    <w:rsid w:val="003275E7"/>
    <w:rsid w:val="003532F0"/>
    <w:rsid w:val="0038142D"/>
    <w:rsid w:val="00397253"/>
    <w:rsid w:val="003B00EF"/>
    <w:rsid w:val="00471EA5"/>
    <w:rsid w:val="004C0104"/>
    <w:rsid w:val="004E29B3"/>
    <w:rsid w:val="004F55A5"/>
    <w:rsid w:val="00570C45"/>
    <w:rsid w:val="00571574"/>
    <w:rsid w:val="005825B4"/>
    <w:rsid w:val="00590D07"/>
    <w:rsid w:val="005A7427"/>
    <w:rsid w:val="005D02FC"/>
    <w:rsid w:val="005E31B0"/>
    <w:rsid w:val="00602A21"/>
    <w:rsid w:val="00612CB5"/>
    <w:rsid w:val="00652EAB"/>
    <w:rsid w:val="0068484D"/>
    <w:rsid w:val="006C2AC4"/>
    <w:rsid w:val="006D54F1"/>
    <w:rsid w:val="00716FCE"/>
    <w:rsid w:val="00730C2F"/>
    <w:rsid w:val="007346D9"/>
    <w:rsid w:val="0073487C"/>
    <w:rsid w:val="00784D58"/>
    <w:rsid w:val="007A23F2"/>
    <w:rsid w:val="007A7C24"/>
    <w:rsid w:val="007E45AE"/>
    <w:rsid w:val="007F2DA5"/>
    <w:rsid w:val="00803D42"/>
    <w:rsid w:val="0087257A"/>
    <w:rsid w:val="008A2737"/>
    <w:rsid w:val="008B04F0"/>
    <w:rsid w:val="008D6863"/>
    <w:rsid w:val="008D6890"/>
    <w:rsid w:val="008E541D"/>
    <w:rsid w:val="008F11F2"/>
    <w:rsid w:val="00942967"/>
    <w:rsid w:val="00962017"/>
    <w:rsid w:val="00975384"/>
    <w:rsid w:val="00995F1C"/>
    <w:rsid w:val="009A75ED"/>
    <w:rsid w:val="009C1F2F"/>
    <w:rsid w:val="009C3E17"/>
    <w:rsid w:val="009E1DCE"/>
    <w:rsid w:val="00A02438"/>
    <w:rsid w:val="00A37901"/>
    <w:rsid w:val="00A4729D"/>
    <w:rsid w:val="00A7567E"/>
    <w:rsid w:val="00A909FA"/>
    <w:rsid w:val="00A97A9D"/>
    <w:rsid w:val="00AB6C6B"/>
    <w:rsid w:val="00AC4D0C"/>
    <w:rsid w:val="00AE2691"/>
    <w:rsid w:val="00B37EC6"/>
    <w:rsid w:val="00B44C20"/>
    <w:rsid w:val="00B4615A"/>
    <w:rsid w:val="00B627CD"/>
    <w:rsid w:val="00B73644"/>
    <w:rsid w:val="00B86B75"/>
    <w:rsid w:val="00B93BF5"/>
    <w:rsid w:val="00BC1A18"/>
    <w:rsid w:val="00BC48D5"/>
    <w:rsid w:val="00BF1E73"/>
    <w:rsid w:val="00C21C39"/>
    <w:rsid w:val="00C22082"/>
    <w:rsid w:val="00C35EBB"/>
    <w:rsid w:val="00C36279"/>
    <w:rsid w:val="00C80093"/>
    <w:rsid w:val="00CB4CA1"/>
    <w:rsid w:val="00CE2875"/>
    <w:rsid w:val="00CE593B"/>
    <w:rsid w:val="00D15D06"/>
    <w:rsid w:val="00D36F26"/>
    <w:rsid w:val="00D4439C"/>
    <w:rsid w:val="00D535A8"/>
    <w:rsid w:val="00DA28F7"/>
    <w:rsid w:val="00DB05EB"/>
    <w:rsid w:val="00DC0C58"/>
    <w:rsid w:val="00E024AA"/>
    <w:rsid w:val="00E315A3"/>
    <w:rsid w:val="00E60E79"/>
    <w:rsid w:val="00E966DE"/>
    <w:rsid w:val="00F57438"/>
    <w:rsid w:val="00F64B35"/>
    <w:rsid w:val="00F828DD"/>
    <w:rsid w:val="00FB3DCA"/>
    <w:rsid w:val="00FE6D1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878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footnote text" w:uiPriority="9" w:qFormat="1"/>
    <w:lsdException w:name="Title" w:qFormat="1"/>
    <w:lsdException w:name="Default Paragraph Font" w:uiPriority="1"/>
    <w:lsdException w:name="Body Text" w:qFormat="1"/>
    <w:lsdException w:name="Subtitle" w:qFormat="1"/>
    <w:lsdException w:name="Date" w:qFormat="1"/>
    <w:lsdException w:name="Block Text" w:uiPriority="9" w:qFormat="1"/>
    <w:lsdException w:name="No List" w:uiPriority="99"/>
    <w:lsdException w:name="Bibliography" w:qFormat="1"/>
    <w:lsdException w:name="TOC Heading" w:uiPriority="3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B00E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00EF"/>
    <w:rPr>
      <w:rFonts w:ascii="Lucida Grande" w:hAnsi="Lucida Grande" w:cs="Lucida Grande"/>
      <w:sz w:val="18"/>
      <w:szCs w:val="18"/>
    </w:rPr>
  </w:style>
  <w:style w:type="character" w:styleId="LineNumber">
    <w:name w:val="line number"/>
    <w:basedOn w:val="DefaultParagraphFont"/>
    <w:rsid w:val="005825B4"/>
  </w:style>
  <w:style w:type="paragraph" w:styleId="Header">
    <w:name w:val="header"/>
    <w:basedOn w:val="Normal"/>
    <w:link w:val="HeaderChar"/>
    <w:rsid w:val="00BC1A18"/>
    <w:pPr>
      <w:tabs>
        <w:tab w:val="center" w:pos="4320"/>
        <w:tab w:val="right" w:pos="8640"/>
      </w:tabs>
      <w:spacing w:after="0"/>
    </w:pPr>
  </w:style>
  <w:style w:type="character" w:customStyle="1" w:styleId="HeaderChar">
    <w:name w:val="Header Char"/>
    <w:basedOn w:val="DefaultParagraphFont"/>
    <w:link w:val="Header"/>
    <w:rsid w:val="00BC1A18"/>
  </w:style>
  <w:style w:type="paragraph" w:styleId="Footer">
    <w:name w:val="footer"/>
    <w:basedOn w:val="Normal"/>
    <w:link w:val="FooterChar"/>
    <w:rsid w:val="00BC1A18"/>
    <w:pPr>
      <w:tabs>
        <w:tab w:val="center" w:pos="4320"/>
        <w:tab w:val="right" w:pos="8640"/>
      </w:tabs>
      <w:spacing w:after="0"/>
    </w:pPr>
  </w:style>
  <w:style w:type="character" w:customStyle="1" w:styleId="FooterChar">
    <w:name w:val="Footer Char"/>
    <w:basedOn w:val="DefaultParagraphFont"/>
    <w:link w:val="Footer"/>
    <w:rsid w:val="00BC1A18"/>
  </w:style>
  <w:style w:type="character" w:styleId="CommentReference">
    <w:name w:val="annotation reference"/>
    <w:basedOn w:val="DefaultParagraphFont"/>
    <w:rsid w:val="00AC4D0C"/>
    <w:rPr>
      <w:sz w:val="18"/>
      <w:szCs w:val="18"/>
    </w:rPr>
  </w:style>
  <w:style w:type="paragraph" w:styleId="CommentText">
    <w:name w:val="annotation text"/>
    <w:basedOn w:val="Normal"/>
    <w:link w:val="CommentTextChar"/>
    <w:rsid w:val="00AC4D0C"/>
  </w:style>
  <w:style w:type="character" w:customStyle="1" w:styleId="CommentTextChar">
    <w:name w:val="Comment Text Char"/>
    <w:basedOn w:val="DefaultParagraphFont"/>
    <w:link w:val="CommentText"/>
    <w:rsid w:val="00AC4D0C"/>
  </w:style>
  <w:style w:type="paragraph" w:styleId="CommentSubject">
    <w:name w:val="annotation subject"/>
    <w:basedOn w:val="CommentText"/>
    <w:next w:val="CommentText"/>
    <w:link w:val="CommentSubjectChar"/>
    <w:rsid w:val="00AC4D0C"/>
    <w:rPr>
      <w:b/>
      <w:bCs/>
      <w:sz w:val="20"/>
      <w:szCs w:val="20"/>
    </w:rPr>
  </w:style>
  <w:style w:type="character" w:customStyle="1" w:styleId="CommentSubjectChar">
    <w:name w:val="Comment Subject Char"/>
    <w:basedOn w:val="CommentTextChar"/>
    <w:link w:val="CommentSubject"/>
    <w:rsid w:val="00AC4D0C"/>
    <w:rPr>
      <w:b/>
      <w:bCs/>
      <w:sz w:val="20"/>
      <w:szCs w:val="20"/>
    </w:rPr>
  </w:style>
  <w:style w:type="paragraph" w:styleId="Revision">
    <w:name w:val="Revision"/>
    <w:hidden/>
    <w:rsid w:val="00E60E79"/>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footnote text" w:uiPriority="9" w:qFormat="1"/>
    <w:lsdException w:name="Title" w:qFormat="1"/>
    <w:lsdException w:name="Default Paragraph Font" w:uiPriority="1"/>
    <w:lsdException w:name="Body Text" w:qFormat="1"/>
    <w:lsdException w:name="Subtitle" w:qFormat="1"/>
    <w:lsdException w:name="Date" w:qFormat="1"/>
    <w:lsdException w:name="Block Text" w:uiPriority="9" w:qFormat="1"/>
    <w:lsdException w:name="No List" w:uiPriority="99"/>
    <w:lsdException w:name="Bibliography" w:qFormat="1"/>
    <w:lsdException w:name="TOC Heading" w:uiPriority="3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B00E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00EF"/>
    <w:rPr>
      <w:rFonts w:ascii="Lucida Grande" w:hAnsi="Lucida Grande" w:cs="Lucida Grande"/>
      <w:sz w:val="18"/>
      <w:szCs w:val="18"/>
    </w:rPr>
  </w:style>
  <w:style w:type="character" w:styleId="LineNumber">
    <w:name w:val="line number"/>
    <w:basedOn w:val="DefaultParagraphFont"/>
    <w:rsid w:val="005825B4"/>
  </w:style>
  <w:style w:type="paragraph" w:styleId="Header">
    <w:name w:val="header"/>
    <w:basedOn w:val="Normal"/>
    <w:link w:val="HeaderChar"/>
    <w:rsid w:val="00BC1A18"/>
    <w:pPr>
      <w:tabs>
        <w:tab w:val="center" w:pos="4320"/>
        <w:tab w:val="right" w:pos="8640"/>
      </w:tabs>
      <w:spacing w:after="0"/>
    </w:pPr>
  </w:style>
  <w:style w:type="character" w:customStyle="1" w:styleId="HeaderChar">
    <w:name w:val="Header Char"/>
    <w:basedOn w:val="DefaultParagraphFont"/>
    <w:link w:val="Header"/>
    <w:rsid w:val="00BC1A18"/>
  </w:style>
  <w:style w:type="paragraph" w:styleId="Footer">
    <w:name w:val="footer"/>
    <w:basedOn w:val="Normal"/>
    <w:link w:val="FooterChar"/>
    <w:rsid w:val="00BC1A18"/>
    <w:pPr>
      <w:tabs>
        <w:tab w:val="center" w:pos="4320"/>
        <w:tab w:val="right" w:pos="8640"/>
      </w:tabs>
      <w:spacing w:after="0"/>
    </w:pPr>
  </w:style>
  <w:style w:type="character" w:customStyle="1" w:styleId="FooterChar">
    <w:name w:val="Footer Char"/>
    <w:basedOn w:val="DefaultParagraphFont"/>
    <w:link w:val="Footer"/>
    <w:rsid w:val="00BC1A18"/>
  </w:style>
  <w:style w:type="character" w:styleId="CommentReference">
    <w:name w:val="annotation reference"/>
    <w:basedOn w:val="DefaultParagraphFont"/>
    <w:rsid w:val="00AC4D0C"/>
    <w:rPr>
      <w:sz w:val="18"/>
      <w:szCs w:val="18"/>
    </w:rPr>
  </w:style>
  <w:style w:type="paragraph" w:styleId="CommentText">
    <w:name w:val="annotation text"/>
    <w:basedOn w:val="Normal"/>
    <w:link w:val="CommentTextChar"/>
    <w:rsid w:val="00AC4D0C"/>
  </w:style>
  <w:style w:type="character" w:customStyle="1" w:styleId="CommentTextChar">
    <w:name w:val="Comment Text Char"/>
    <w:basedOn w:val="DefaultParagraphFont"/>
    <w:link w:val="CommentText"/>
    <w:rsid w:val="00AC4D0C"/>
  </w:style>
  <w:style w:type="paragraph" w:styleId="CommentSubject">
    <w:name w:val="annotation subject"/>
    <w:basedOn w:val="CommentText"/>
    <w:next w:val="CommentText"/>
    <w:link w:val="CommentSubjectChar"/>
    <w:rsid w:val="00AC4D0C"/>
    <w:rPr>
      <w:b/>
      <w:bCs/>
      <w:sz w:val="20"/>
      <w:szCs w:val="20"/>
    </w:rPr>
  </w:style>
  <w:style w:type="character" w:customStyle="1" w:styleId="CommentSubjectChar">
    <w:name w:val="Comment Subject Char"/>
    <w:basedOn w:val="CommentTextChar"/>
    <w:link w:val="CommentSubject"/>
    <w:rsid w:val="00AC4D0C"/>
    <w:rPr>
      <w:b/>
      <w:bCs/>
      <w:sz w:val="20"/>
      <w:szCs w:val="20"/>
    </w:rPr>
  </w:style>
  <w:style w:type="paragraph" w:styleId="Revision">
    <w:name w:val="Revision"/>
    <w:hidden/>
    <w:rsid w:val="00E60E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432667">
      <w:bodyDiv w:val="1"/>
      <w:marLeft w:val="0"/>
      <w:marRight w:val="0"/>
      <w:marTop w:val="0"/>
      <w:marBottom w:val="0"/>
      <w:divBdr>
        <w:top w:val="none" w:sz="0" w:space="0" w:color="auto"/>
        <w:left w:val="none" w:sz="0" w:space="0" w:color="auto"/>
        <w:bottom w:val="none" w:sz="0" w:space="0" w:color="auto"/>
        <w:right w:val="none" w:sz="0" w:space="0" w:color="auto"/>
      </w:divBdr>
    </w:div>
    <w:div w:id="1966690253">
      <w:bodyDiv w:val="1"/>
      <w:marLeft w:val="0"/>
      <w:marRight w:val="0"/>
      <w:marTop w:val="0"/>
      <w:marBottom w:val="0"/>
      <w:divBdr>
        <w:top w:val="none" w:sz="0" w:space="0" w:color="auto"/>
        <w:left w:val="none" w:sz="0" w:space="0" w:color="auto"/>
        <w:bottom w:val="none" w:sz="0" w:space="0" w:color="auto"/>
        <w:right w:val="none" w:sz="0" w:space="0" w:color="auto"/>
      </w:divBdr>
    </w:div>
    <w:div w:id="21172101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4" Type="http://schemas.openxmlformats.org/officeDocument/2006/relationships/hyperlink" Target="https://github.com/SchlossLab/Flynn_LRColon_XXXX_2017"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doi.org/10.1128/aem.00062-07" TargetMode="External"/><Relationship Id="rId51" Type="http://schemas.openxmlformats.org/officeDocument/2006/relationships/hyperlink" Target="http://cran.r-project.org/doc/Rnews/"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s://doi.org/10.1016/j.chom.2014.02.007" TargetMode="External"/><Relationship Id="rId41" Type="http://schemas.openxmlformats.org/officeDocument/2006/relationships/hyperlink" Target="https://doi.org/10.1038/ctg.2016.53" TargetMode="External"/><Relationship Id="rId42" Type="http://schemas.openxmlformats.org/officeDocument/2006/relationships/hyperlink" Target="https://doi.org/10.1371/journal.ppat.1003933" TargetMode="External"/><Relationship Id="rId43" Type="http://schemas.openxmlformats.org/officeDocument/2006/relationships/hyperlink" Target="https://doi.org/10.1128/msphere.00102-16" TargetMode="External"/><Relationship Id="rId44" Type="http://schemas.openxmlformats.org/officeDocument/2006/relationships/hyperlink" Target="https://doi.org/10.1128/iai.05118-11" TargetMode="External"/><Relationship Id="rId45" Type="http://schemas.openxmlformats.org/officeDocument/2006/relationships/hyperlink" Target="https://doi.org/10.1136/gut.52.1.79" TargetMode="External"/><Relationship Id="rId46" Type="http://schemas.openxmlformats.org/officeDocument/2006/relationships/hyperlink" Target="https://doi.org/10.1046/j.1440-1746.2002.02834.x" TargetMode="External"/><Relationship Id="rId47" Type="http://schemas.openxmlformats.org/officeDocument/2006/relationships/hyperlink" Target="https://doi.org/10.1038/ctg.2015.54" TargetMode="External"/><Relationship Id="rId48" Type="http://schemas.openxmlformats.org/officeDocument/2006/relationships/hyperlink" Target="https://doi.org/10.1128/aem.01043-13" TargetMode="External"/><Relationship Id="rId49" Type="http://schemas.openxmlformats.org/officeDocument/2006/relationships/hyperlink" Target="https://doi.org/10.1128/aem.01541-0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kturgeon@umich.edu" TargetMode="External"/><Relationship Id="rId30" Type="http://schemas.openxmlformats.org/officeDocument/2006/relationships/hyperlink" Target="https://doi.org/10.1136/gutjnl-2014-307240" TargetMode="External"/><Relationship Id="rId31" Type="http://schemas.openxmlformats.org/officeDocument/2006/relationships/hyperlink" Target="https://doi.org/10.1371/journal.pone.0032545" TargetMode="External"/><Relationship Id="rId32" Type="http://schemas.openxmlformats.org/officeDocument/2006/relationships/hyperlink" Target="https://doi.org/10.1186/s13073-016-0307-y" TargetMode="External"/><Relationship Id="rId33" Type="http://schemas.openxmlformats.org/officeDocument/2006/relationships/hyperlink" Target="https://doi.org/10.1126/science.1110591" TargetMode="External"/><Relationship Id="rId34" Type="http://schemas.openxmlformats.org/officeDocument/2006/relationships/hyperlink" Target="https://doi.org/10.1038/ismej.2010.177" TargetMode="External"/><Relationship Id="rId35" Type="http://schemas.openxmlformats.org/officeDocument/2006/relationships/hyperlink" Target="https://doi.org/10.1038/ismej.2013.185" TargetMode="External"/><Relationship Id="rId36" Type="http://schemas.openxmlformats.org/officeDocument/2006/relationships/hyperlink" Target="https://doi.org/10.1101/gr.126516.111" TargetMode="External"/><Relationship Id="rId37" Type="http://schemas.openxmlformats.org/officeDocument/2006/relationships/hyperlink" Target="https://doi.org/10.3343/alm.2016.36.4.387" TargetMode="External"/><Relationship Id="rId38" Type="http://schemas.openxmlformats.org/officeDocument/2006/relationships/hyperlink" Target="https://doi.org/10.1371/journal.pone.0025042" TargetMode="External"/><Relationship Id="rId39" Type="http://schemas.openxmlformats.org/officeDocument/2006/relationships/hyperlink" Target="https://doi.org/10.1038/srep00170"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doi.org/10.1136/gutjnl-2012-302014" TargetMode="External"/><Relationship Id="rId23" Type="http://schemas.openxmlformats.org/officeDocument/2006/relationships/hyperlink" Target="https://doi.org/10.3389/fmicb.2016.01081" TargetMode="External"/><Relationship Id="rId24" Type="http://schemas.openxmlformats.org/officeDocument/2006/relationships/hyperlink" Target="https://doi.org/10.1038/nmicrobiol.2017.4" TargetMode="External"/><Relationship Id="rId25" Type="http://schemas.openxmlformats.org/officeDocument/2006/relationships/hyperlink" Target="https://doi.org/10.1053/j.gastro.2014.07.020" TargetMode="External"/><Relationship Id="rId26" Type="http://schemas.openxmlformats.org/officeDocument/2006/relationships/hyperlink" Target="https://doi.org/10.1038/nrmicro3552" TargetMode="External"/><Relationship Id="rId27" Type="http://schemas.openxmlformats.org/officeDocument/2006/relationships/hyperlink" Target="https://doi.org/10.1073/pnas.1406199111" TargetMode="External"/><Relationship Id="rId28" Type="http://schemas.openxmlformats.org/officeDocument/2006/relationships/hyperlink" Target="https://doi.org/10.1186/s13073-016-0290-3" TargetMode="External"/><Relationship Id="rId29" Type="http://schemas.openxmlformats.org/officeDocument/2006/relationships/hyperlink" Target="https://doi.org/10.1002/ibd.21606" TargetMode="External"/><Relationship Id="rId10" Type="http://schemas.openxmlformats.org/officeDocument/2006/relationships/hyperlink" Target="mailto:pschloss@umich.edu" TargetMode="External"/><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E5E9F-B1F0-8E48-8EFB-9BCA58517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6340</Words>
  <Characters>36138</Characters>
  <Application>Microsoft Macintosh Word</Application>
  <DocSecurity>0</DocSecurity>
  <Lines>301</Lines>
  <Paragraphs>84</Paragraphs>
  <ScaleCrop>false</ScaleCrop>
  <Company/>
  <LinksUpToDate>false</LinksUpToDate>
  <CharactersWithSpaces>42394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microbiota of the proximal and distal human colon</dc:title>
  <dc:creator>kaitlin</dc:creator>
  <cp:lastModifiedBy>kaitlin</cp:lastModifiedBy>
  <cp:revision>6</cp:revision>
  <dcterms:created xsi:type="dcterms:W3CDTF">2017-10-30T17:12:00Z</dcterms:created>
  <dcterms:modified xsi:type="dcterms:W3CDTF">2017-10-30T17:31:00Z</dcterms:modified>
</cp:coreProperties>
</file>